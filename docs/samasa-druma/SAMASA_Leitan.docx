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MMag. theol. Э. З. Лейтан, BA, MA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Сложные слова в санскрите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sdt>
        <w:sdtPr>
          <w:id w:val="-427411945"/>
          <w:tag w:val="goog_rdk_0"/>
        </w:sdtPr>
        <w:sdtContent>
          <w:commentRangeStart w:id="0"/>
        </w:sdtContent>
      </w:sdt>
      <w:r w:rsidDel="00000000" w:rsidR="00000000" w:rsidRPr="00000000">
        <w:rPr>
          <w:sz w:val="32"/>
          <w:szCs w:val="32"/>
          <w:rtl w:val="0"/>
        </w:rPr>
        <w:t xml:space="preserve">Категории </w:t>
      </w:r>
      <w:sdt>
        <w:sdtPr>
          <w:id w:val="-422532087"/>
          <w:tag w:val="goog_rdk_1"/>
        </w:sdtPr>
        <w:sdtContent>
          <w:commentRangeStart w:id="1"/>
        </w:sdtContent>
      </w:sdt>
      <w:r w:rsidDel="00000000" w:rsidR="00000000" w:rsidRPr="00000000">
        <w:rPr>
          <w:sz w:val="32"/>
          <w:szCs w:val="32"/>
          <w:rtl w:val="0"/>
        </w:rPr>
        <w:t xml:space="preserve">композитов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32"/>
          <w:szCs w:val="32"/>
          <w:rtl w:val="0"/>
        </w:rPr>
        <w:t xml:space="preserve"> с примерами: краткий конспект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i w:val="1"/>
          <w:iCs w:val="1"/>
          <w:rtl w:val="0"/>
        </w:rPr>
        <w:t xml:space="preserve">śāstrapūrvake prayoge ʼbhyudayaḥ</w:t>
      </w:r>
      <w:r w:rsidDel="00000000" w:rsidR="00000000" w:rsidRPr="00000000">
        <w:rPr>
          <w:rtl w:val="0"/>
        </w:rPr>
        <w:t xml:space="preserve"> (Mahābhāṣya, Paspaśāhnika 13), 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  <w:t xml:space="preserve">"Когда теория предваряет практику, добрый результат гарантирован!" 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(Патанджали, "Махабхашья, Паспаша-ахника 13")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Данный краткий очерк, не претендуя на принципиальную научную новизну, предназначен как для тех, кто изучает санскрит самостоятельно, так и для  тех, кто уже вышел за пределы элементарного или вводного курса в санскрит, но хочет освежить в памяти и систематизировать свои познания. Его задача — быть кратким теоретическим и практическим справочным пособием для осмысления и разбора сложных слов-компoзитов </w:t>
      </w:r>
      <w:sdt>
        <w:sdtPr>
          <w:id w:val="1781282033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или самас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  (санскр. </w:t>
      </w:r>
      <w:r w:rsidDel="00000000" w:rsidR="00000000" w:rsidRPr="00000000">
        <w:rPr>
          <w:i w:val="1"/>
          <w:iCs w:val="1"/>
          <w:rtl w:val="0"/>
        </w:rPr>
        <w:t xml:space="preserve">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sa</w:t>
      </w:r>
      <w:r w:rsidDel="00000000" w:rsidR="00000000" w:rsidRPr="00000000">
        <w:rPr>
          <w:rtl w:val="0"/>
        </w:rPr>
        <w:t xml:space="preserve">) в классическом санскрите. А</w:t>
      </w:r>
      <w:sdt>
        <w:sdtPr>
          <w:id w:val="1034680143"/>
          <w:tag w:val="goog_rdk_3"/>
        </w:sdtPr>
        <w:sdtContent>
          <w:commentRangeStart w:id="3"/>
        </w:sdtContent>
      </w:sdt>
      <w:r w:rsidDel="00000000" w:rsidR="00000000" w:rsidRPr="00000000">
        <w:rPr>
          <w:rtl w:val="0"/>
        </w:rPr>
        <w:t xml:space="preserve">нализ каждого конкретного композита предполагает как точное понимание его типа или класса согласно индийской грамматической традиции, так и его структуры, но также и умение адекватно интерпретировать и переводить самасу в её непосредственном синтаксическом контексте.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Тем самым в грамматике санскрита тема композитов располагается на непосредственном стыке или пересечении разделов морфологии и синтаксиса. </w:t>
      </w:r>
    </w:p>
    <w:p w:rsidR="00000000" w:rsidDel="00000000" w:rsidP="00000000" w:rsidRDefault="00000000" w:rsidRPr="00000000" w14:paraId="0000000A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Курс по санскритским сложным словам и синтаксису санскрита в форме частного вебинара "Сложные слова и синтаксис санскрита", на котором впервые преподавался материал, составляющий данный конспект, был организован под эгидой "Обществa ревнителей санскрита" (организатор М. Ю. Гасунс). Автор очерка приносит благодарность организаторам, кураторам, а также активным участникам вебинара. Многие темы, затронутые в данном очерке, неоднократно повторно рассматривались и уточнялись на многочисленных примерах на моём воскресном онлайн-курсе "Санскритского синтаксиса", непрерывно еженедельно ведущемся с января 2021 года.</w:t>
      </w:r>
    </w:p>
    <w:p w:rsidR="00000000" w:rsidDel="00000000" w:rsidP="00000000" w:rsidRDefault="00000000" w:rsidRPr="00000000" w14:paraId="0000000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При составлении данного очерка использовались теоретические схемы и многочисленные конкретные примеры, взятые из доступных в сети Интернет нижеперечисленных пособий, особенно из учебника Табба и грамматики Кале. Перевод всех примеров, некоторые классификации и теоретические примечания, взаимное  расположение отдельных разделов обзора и практические упражнения по разбору композитов даны автором очерка в качестве собственных экспериментальных наработок.  Специальные санскритские </w:t>
      </w:r>
      <w:sdt>
        <w:sdtPr>
          <w:id w:val="-609152289"/>
          <w:tag w:val="goog_rdk_4"/>
        </w:sdtPr>
        <w:sdtContent>
          <w:commentRangeStart w:id="4"/>
        </w:sdtContent>
      </w:sdt>
      <w:r w:rsidDel="00000000" w:rsidR="00000000" w:rsidRPr="00000000">
        <w:rPr>
          <w:rtl w:val="0"/>
        </w:rPr>
        <w:t xml:space="preserve">темины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 даны в транслитерации IAST (International Alphabet of Sanskrit Transliteration), курсивом в форме основ, т. е. без именных окончаний номинатива. Конкретные примеры композитов (</w:t>
      </w:r>
      <w:r w:rsidDel="00000000" w:rsidR="00000000" w:rsidRPr="00000000">
        <w:rPr>
          <w:i w:val="1"/>
          <w:iCs w:val="1"/>
          <w:rtl w:val="0"/>
        </w:rPr>
        <w:t xml:space="preserve">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sa</w:t>
      </w:r>
      <w:r w:rsidDel="00000000" w:rsidR="00000000" w:rsidRPr="00000000">
        <w:rPr>
          <w:rtl w:val="0"/>
        </w:rPr>
        <w:t xml:space="preserve">) и их разбора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 даны в транслитерации IAST обычным шрифтом. Ссылки на некоторые грамматические сутры Панини приведены для тех, кто желает углублять своё понимание темы санскритских композитов, опираясь на индийскую грамматическую традицию.</w:t>
      </w:r>
    </w:p>
    <w:p w:rsidR="00000000" w:rsidDel="00000000" w:rsidP="00000000" w:rsidRDefault="00000000" w:rsidRPr="00000000" w14:paraId="0000000C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При составлении данного конспекта автор пользовался следующими пособиями: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M. R. </w:t>
      </w:r>
      <w:r w:rsidDel="00000000" w:rsidR="00000000" w:rsidRPr="00000000">
        <w:rPr>
          <w:smallCaps w:val="1"/>
          <w:rtl w:val="0"/>
        </w:rPr>
        <w:t xml:space="preserve">Kale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 Higher Sanskrit Grammar</w:t>
      </w:r>
      <w:r w:rsidDel="00000000" w:rsidR="00000000" w:rsidRPr="00000000">
        <w:rPr>
          <w:rtl w:val="0"/>
        </w:rPr>
        <w:t xml:space="preserve">: For the Use of School and College Students. Delhi: Motilal Banarsidass 2007 (repr.);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John J. </w:t>
      </w:r>
      <w:r w:rsidDel="00000000" w:rsidR="00000000" w:rsidRPr="00000000">
        <w:rPr>
          <w:smallCaps w:val="1"/>
          <w:rtl w:val="0"/>
        </w:rPr>
        <w:t xml:space="preserve">Lowe</w:t>
      </w:r>
      <w:r w:rsidDel="00000000" w:rsidR="00000000" w:rsidRPr="00000000">
        <w:rPr>
          <w:rtl w:val="0"/>
        </w:rPr>
        <w:t xml:space="preserve">, Historical Syntax: The syntax of Sanskrit compounds, in: Language, vol. 91, Nr. 3, 2015.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smallCaps w:val="1"/>
          <w:rtl w:val="0"/>
        </w:rPr>
        <w:t xml:space="preserve">Samas</w:t>
      </w:r>
      <w:r w:rsidDel="00000000" w:rsidR="00000000" w:rsidRPr="00000000">
        <w:rPr>
          <w:rFonts w:ascii="Gandhari Unicode" w:cs="Gandhari Unicode" w:eastAsia="Gandhari Unicode" w:hAnsi="Gandhari Unicode"/>
          <w:smallCaps w:val="1"/>
          <w:rtl w:val="0"/>
        </w:rPr>
        <w:t xml:space="preserve">ā</w:t>
      </w:r>
      <w:r w:rsidDel="00000000" w:rsidR="00000000" w:rsidRPr="00000000">
        <w:rPr>
          <w:smallCaps w:val="1"/>
          <w:rtl w:val="0"/>
        </w:rPr>
        <w:t xml:space="preserve">cakra</w:t>
      </w:r>
      <w:r w:rsidDel="00000000" w:rsidR="00000000" w:rsidRPr="00000000">
        <w:rPr>
          <w:rtl w:val="0"/>
        </w:rPr>
        <w:t xml:space="preserve">, Śrī Kanakalālaśarmaṭhakkuraḥ (ed.). M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āsṭ</w:t>
      </w:r>
      <w:r w:rsidDel="00000000" w:rsidR="00000000" w:rsidRPr="00000000">
        <w:rPr>
          <w:rtl w:val="0"/>
        </w:rPr>
        <w:t xml:space="preserve">ar Khel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āḍīlāl Aiṇḍ Sans: Banāras </w:t>
      </w:r>
      <w:r w:rsidDel="00000000" w:rsidR="00000000" w:rsidRPr="00000000">
        <w:rPr>
          <w:rtl w:val="0"/>
        </w:rPr>
        <w:t xml:space="preserve">(год издания не указан);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Rama Nath </w:t>
      </w:r>
      <w:r w:rsidDel="00000000" w:rsidR="00000000" w:rsidRPr="00000000">
        <w:rPr>
          <w:smallCaps w:val="1"/>
          <w:rtl w:val="0"/>
        </w:rPr>
        <w:t xml:space="preserve">Sharma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The 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ṣṭā</w:t>
      </w:r>
      <w:r w:rsidDel="00000000" w:rsidR="00000000" w:rsidRPr="00000000">
        <w:rPr>
          <w:i w:val="1"/>
          <w:iCs w:val="1"/>
          <w:rtl w:val="0"/>
        </w:rPr>
        <w:t xml:space="preserve">dhy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 of 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āṇ</w:t>
      </w:r>
      <w:r w:rsidDel="00000000" w:rsidR="00000000" w:rsidRPr="00000000">
        <w:rPr>
          <w:i w:val="1"/>
          <w:iCs w:val="1"/>
          <w:rtl w:val="0"/>
        </w:rPr>
        <w:t xml:space="preserve">ini</w:t>
      </w:r>
      <w:r w:rsidDel="00000000" w:rsidR="00000000" w:rsidRPr="00000000">
        <w:rPr>
          <w:rtl w:val="0"/>
        </w:rPr>
        <w:t xml:space="preserve">: English Translation of Adhyayas Seven &amp; Eight With Sanskrit Text, Transliteration, Word-Boundary, Anuv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ṛ</w:t>
      </w:r>
      <w:r w:rsidDel="00000000" w:rsidR="00000000" w:rsidRPr="00000000">
        <w:rPr>
          <w:rtl w:val="0"/>
        </w:rPr>
        <w:t xml:space="preserve">tti, V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ṛ</w:t>
      </w:r>
      <w:r w:rsidDel="00000000" w:rsidR="00000000" w:rsidRPr="00000000">
        <w:rPr>
          <w:rtl w:val="0"/>
        </w:rPr>
        <w:t xml:space="preserve">tti, Explanatory Notes, Derivational History of Examples, and Indices, vols. 1-6. Munshiram Manoharlal 2003;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Gary A. </w:t>
      </w:r>
      <w:r w:rsidDel="00000000" w:rsidR="00000000" w:rsidRPr="00000000">
        <w:rPr>
          <w:smallCaps w:val="1"/>
          <w:rtl w:val="0"/>
        </w:rPr>
        <w:t xml:space="preserve">Tubb</w:t>
      </w:r>
      <w:r w:rsidDel="00000000" w:rsidR="00000000" w:rsidRPr="00000000">
        <w:rPr>
          <w:rtl w:val="0"/>
        </w:rPr>
        <w:t xml:space="preserve">, Emery R. </w:t>
      </w:r>
      <w:r w:rsidDel="00000000" w:rsidR="00000000" w:rsidRPr="00000000">
        <w:rPr>
          <w:smallCaps w:val="1"/>
          <w:rtl w:val="0"/>
        </w:rPr>
        <w:t xml:space="preserve">Boose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Scholastic Sanskrit</w:t>
      </w:r>
      <w:r w:rsidDel="00000000" w:rsidR="00000000" w:rsidRPr="00000000">
        <w:rPr>
          <w:rtl w:val="0"/>
        </w:rPr>
        <w:t xml:space="preserve">: A Manual for Students. New York: The American Institute of Buddhist Studies at Columbia University in the City of New York, co-published with Columbia University’s Center for Buddhist Studies and Tibet House US 2007.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Сокращения: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Кум. М.: Калидаса, "Кумарасамбхава", с комментарием Маллинатхи, изд. Кале;</w:t>
      </w:r>
    </w:p>
    <w:p w:rsidR="00000000" w:rsidDel="00000000" w:rsidP="00000000" w:rsidRDefault="00000000" w:rsidRPr="00000000" w14:paraId="00000015">
      <w:pPr>
        <w:jc w:val="both"/>
        <w:rPr>
          <w:rFonts w:ascii="Gandhari Unicode" w:cs="Gandhari Unicode" w:eastAsia="Gandhari Unicode" w:hAnsi="Gandhari Unicode"/>
        </w:rPr>
      </w:pPr>
      <w:r w:rsidDel="00000000" w:rsidR="00000000" w:rsidRPr="00000000">
        <w:rPr>
          <w:rtl w:val="0"/>
        </w:rPr>
        <w:t xml:space="preserve">Пан.: Панини, "Восьмикнижие" (P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ini,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ṣṭādhyāyī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Примеры композитов с формулами их анализа были в основном позаимствованы из перечисленных </w:t>
      </w:r>
      <w:sdt>
        <w:sdtPr>
          <w:id w:val="551083947"/>
          <w:tag w:val="goog_rdk_5"/>
        </w:sdtPr>
        <w:sdtContent>
          <w:commentRangeStart w:id="5"/>
        </w:sdtContent>
      </w:sdt>
      <w:r w:rsidDel="00000000" w:rsidR="00000000" w:rsidRPr="00000000">
        <w:rPr>
          <w:rtl w:val="0"/>
        </w:rPr>
        <w:t xml:space="preserve">пособой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 и грамматик, если это особо не </w:t>
      </w:r>
      <w:sdt>
        <w:sdtPr>
          <w:id w:val="227471283"/>
          <w:tag w:val="goog_rdk_6"/>
        </w:sdtPr>
        <w:sdtContent>
          <w:commentRangeStart w:id="6"/>
        </w:sdtContent>
      </w:sdt>
      <w:r w:rsidDel="00000000" w:rsidR="00000000" w:rsidRPr="00000000">
        <w:rPr>
          <w:rtl w:val="0"/>
        </w:rPr>
        <w:t xml:space="preserve">оговаривалось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  <w:t xml:space="preserve">, а некоторые также с сайта Центра изучения санскрита Университета им. Джавахарлала Неру, доступного по адресу: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https://sanskrit.jnu.ac.in/elearning/samasa.html</w:t>
        </w:r>
      </w:hyperlink>
      <w:sdt>
        <w:sdtPr>
          <w:id w:val="-82157780"/>
          <w:tag w:val="goog_rdk_7"/>
        </w:sdtPr>
        <w:sdtContent>
          <w:del w:author="Mārcis Gasūns" w:id="0" w:date="2026-03-26T09:11:48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"https://sanskrit.jnu.ac.in/elearning/samasa.html?fbclid"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color w:val="0563c1"/>
                <w:u w:val="single"/>
                <w:rtl w:val="0"/>
              </w:rPr>
              <w:delText xml:space="preserve">?fbclid</w:delText>
            </w:r>
            <w:r w:rsidDel="00000000" w:rsidR="00000000" w:rsidRPr="00000000">
              <w:fldChar w:fldCharType="end"/>
            </w:r>
          </w:del>
        </w:sdtContent>
      </w:sdt>
      <w:r w:rsidDel="00000000" w:rsidR="00000000" w:rsidRPr="00000000">
        <w:rPr>
          <w:rtl w:val="0"/>
        </w:rPr>
        <w:t xml:space="preserve">. Все переводы примеров мои собственные [Э. Л.]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В качестве введения</w:t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Типы словообразования в санскрите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Словосложение (</w:t>
      </w:r>
      <w:r w:rsidDel="00000000" w:rsidR="00000000" w:rsidRPr="00000000">
        <w:rPr>
          <w:i w:val="1"/>
          <w:iCs w:val="1"/>
          <w:rtl w:val="0"/>
        </w:rPr>
        <w:t xml:space="preserve">samāsa</w:t>
      </w:r>
      <w:r w:rsidDel="00000000" w:rsidR="00000000" w:rsidRPr="00000000">
        <w:rPr>
          <w:rtl w:val="0"/>
        </w:rPr>
        <w:t xml:space="preserve">) является одним из </w:t>
      </w:r>
      <w:r w:rsidDel="00000000" w:rsidR="00000000" w:rsidRPr="00000000">
        <w:rPr>
          <w:b w:val="1"/>
          <w:bCs w:val="1"/>
          <w:rtl w:val="0"/>
        </w:rPr>
        <w:t xml:space="preserve">пяти способов</w:t>
      </w:r>
      <w:r w:rsidDel="00000000" w:rsidR="00000000" w:rsidRPr="00000000">
        <w:rPr>
          <w:rtl w:val="0"/>
        </w:rPr>
        <w:t xml:space="preserve"> или типов словообразования (</w:t>
      </w:r>
      <w:r w:rsidDel="00000000" w:rsidR="00000000" w:rsidRPr="00000000">
        <w:rPr>
          <w:i w:val="1"/>
          <w:iCs w:val="1"/>
          <w:rtl w:val="0"/>
        </w:rPr>
        <w:t xml:space="preserve">vṛtti</w:t>
      </w:r>
      <w:r w:rsidDel="00000000" w:rsidR="00000000" w:rsidRPr="00000000">
        <w:rPr>
          <w:rtl w:val="0"/>
        </w:rPr>
        <w:t xml:space="preserve">) в санскрите, </w:t>
      </w:r>
      <w:sdt>
        <w:sdtPr>
          <w:id w:val="692260545"/>
          <w:tag w:val="goog_rdk_8"/>
        </w:sdtPr>
        <w:sdtContent>
          <w:commentRangeStart w:id="7"/>
        </w:sdtContent>
      </w:sdt>
      <w:r w:rsidDel="00000000" w:rsidR="00000000" w:rsidRPr="00000000">
        <w:rPr>
          <w:rtl w:val="0"/>
        </w:rPr>
        <w:t xml:space="preserve">требующие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аналитического разбора или парафразов в санскритских комментариях. </w:t>
      </w:r>
      <w:sdt>
        <w:sdtPr>
          <w:id w:val="2119742335"/>
          <w:tag w:val="goog_rdk_9"/>
        </w:sdtPr>
        <w:sdtContent>
          <w:commentRangeStart w:id="8"/>
        </w:sdtContent>
      </w:sdt>
      <w:r w:rsidDel="00000000" w:rsidR="00000000" w:rsidRPr="00000000">
        <w:rPr>
          <w:rtl w:val="0"/>
        </w:rPr>
        <w:t xml:space="preserve">Парафразы в комментариях бывают "тривиальными", т. е. средствами повседневного языка: </w:t>
      </w:r>
      <w:r w:rsidDel="00000000" w:rsidR="00000000" w:rsidRPr="00000000">
        <w:rPr>
          <w:i w:val="1"/>
          <w:iCs w:val="1"/>
          <w:rtl w:val="0"/>
        </w:rPr>
        <w:t xml:space="preserve">laukika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, или строго грамматическими, с использованием специальной санскритской лингвистической терминологии: </w:t>
      </w:r>
      <w:r w:rsidDel="00000000" w:rsidR="00000000" w:rsidRPr="00000000">
        <w:rPr>
          <w:i w:val="1"/>
          <w:iCs w:val="1"/>
          <w:rtl w:val="0"/>
        </w:rPr>
        <w:t xml:space="preserve">alaukika-vigraha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ś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str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ya-vigraha</w:t>
      </w:r>
      <w:r w:rsidDel="00000000" w:rsidR="00000000" w:rsidRPr="00000000">
        <w:rPr>
          <w:rtl w:val="0"/>
        </w:rPr>
        <w:t xml:space="preserve">.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Какие же это способы? 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i w:val="1"/>
          <w:iCs w:val="1"/>
          <w:rtl w:val="0"/>
        </w:rPr>
        <w:t xml:space="preserve">kṛd-vṛtti</w:t>
      </w:r>
      <w:r w:rsidDel="00000000" w:rsidR="00000000" w:rsidRPr="00000000">
        <w:rPr>
          <w:rtl w:val="0"/>
        </w:rPr>
        <w:t xml:space="preserve">: Первичное словообразование непосредственно от глагольных корней с помощью т. н. первичных суффиксов (класса </w:t>
      </w:r>
      <w:r w:rsidDel="00000000" w:rsidR="00000000" w:rsidRPr="00000000">
        <w:rPr>
          <w:i w:val="1"/>
          <w:iCs w:val="1"/>
          <w:rtl w:val="0"/>
        </w:rPr>
        <w:t xml:space="preserve">kṛt</w:t>
      </w:r>
      <w:r w:rsidDel="00000000" w:rsidR="00000000" w:rsidRPr="00000000">
        <w:rPr>
          <w:rtl w:val="0"/>
        </w:rPr>
        <w:t xml:space="preserve">): </w:t>
      </w:r>
      <w:sdt>
        <w:sdtPr>
          <w:id w:val="-1419118906"/>
          <w:tag w:val="goog_rdk_10"/>
        </w:sdtPr>
        <w:sdtContent>
          <w:commentRangeStart w:id="9"/>
        </w:sdtContent>
      </w:sdt>
      <w:sdt>
        <w:sdtPr>
          <w:id w:val="-1396948848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√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paś</w:t>
      </w:r>
      <w:r w:rsidDel="00000000" w:rsidR="00000000" w:rsidRPr="00000000">
        <w:rPr>
          <w:rtl w:val="0"/>
        </w:rPr>
        <w:t xml:space="preserve"> "видеть/смотреть"</w:t>
      </w:r>
      <w:sdt>
        <w:sdtPr>
          <w:id w:val="602452831"/>
          <w:tag w:val="goog_rdk_11"/>
        </w:sdtPr>
        <w:sdtContent>
          <w:commentRangeStart w:id="10"/>
        </w:sdtContent>
      </w:sdt>
      <w:r w:rsidDel="00000000" w:rsidR="00000000" w:rsidRPr="00000000">
        <w:rPr>
          <w:rtl w:val="0"/>
        </w:rPr>
        <w:t xml:space="preserve">🡪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paśyan</w:t>
      </w:r>
      <w:r w:rsidDel="00000000" w:rsidR="00000000" w:rsidRPr="00000000">
        <w:rPr>
          <w:rtl w:val="0"/>
        </w:rPr>
        <w:t xml:space="preserve"> (</w:t>
      </w:r>
      <w:sdt>
        <w:sdtPr>
          <w:id w:val="-1780663593"/>
          <w:tag w:val="goog_rdk_12"/>
        </w:sdtPr>
        <w:sdtContent>
          <w:commentRangeStart w:id="11"/>
        </w:sdtContent>
      </w:sdt>
      <w:r w:rsidDel="00000000" w:rsidR="00000000" w:rsidRPr="00000000">
        <w:rPr>
          <w:rtl w:val="0"/>
        </w:rPr>
        <w:t xml:space="preserve">причастиe</w:t>
      </w:r>
      <w:commentRangeEnd w:id="11"/>
      <w:r w:rsidDel="00000000" w:rsidR="00000000" w:rsidRPr="00000000">
        <w:commentReference w:id="11"/>
      </w:r>
      <w:sdt>
        <w:sdtPr>
          <w:id w:val="1579414584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наст. вр., "видящий"); √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pā</w:t>
      </w:r>
      <w:r w:rsidDel="00000000" w:rsidR="00000000" w:rsidRPr="00000000">
        <w:rPr>
          <w:rtl w:val="0"/>
        </w:rPr>
        <w:t xml:space="preserve"> (</w:t>
      </w:r>
      <w:sdt>
        <w:sdtPr>
          <w:id w:val="1545473983"/>
          <w:tag w:val="goog_rdk_13"/>
        </w:sdtPr>
        <w:sdtContent>
          <w:commentRangeStart w:id="12"/>
        </w:sdtContent>
      </w:sdt>
      <w:r w:rsidDel="00000000" w:rsidR="00000000" w:rsidRPr="00000000">
        <w:rPr>
          <w:rtl w:val="0"/>
        </w:rPr>
        <w:t xml:space="preserve">pibati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  <w:t xml:space="preserve">), "пить" 🡪 °</w:t>
      </w:r>
      <w:r w:rsidDel="00000000" w:rsidR="00000000" w:rsidRPr="00000000">
        <w:rPr>
          <w:i w:val="1"/>
          <w:iCs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-, "пьющий" (</w:t>
      </w:r>
      <w:r w:rsidDel="00000000" w:rsidR="00000000" w:rsidRPr="00000000">
        <w:rPr>
          <w:i w:val="1"/>
          <w:iCs w:val="1"/>
          <w:rtl w:val="0"/>
        </w:rPr>
        <w:t xml:space="preserve">pādapa</w:t>
      </w:r>
      <w:sdt>
        <w:sdtPr>
          <w:id w:val="-401958787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-, "пьющий ногами", т. е. "дерево"); √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dṛś</w:t>
      </w:r>
      <w:r w:rsidDel="00000000" w:rsidR="00000000" w:rsidRPr="00000000">
        <w:rPr>
          <w:rtl w:val="0"/>
        </w:rPr>
        <w:t xml:space="preserve"> "видеть, наблюдать" + суффикс -</w:t>
      </w:r>
      <w:r w:rsidDel="00000000" w:rsidR="00000000" w:rsidRPr="00000000">
        <w:rPr>
          <w:i w:val="1"/>
          <w:iCs w:val="1"/>
          <w:rtl w:val="0"/>
        </w:rPr>
        <w:t xml:space="preserve">ṇini</w:t>
      </w:r>
      <w:r w:rsidDel="00000000" w:rsidR="00000000" w:rsidRPr="00000000">
        <w:rPr>
          <w:rtl w:val="0"/>
        </w:rPr>
        <w:t xml:space="preserve">- 🡪 </w:t>
      </w:r>
      <w:r w:rsidDel="00000000" w:rsidR="00000000" w:rsidRPr="00000000">
        <w:rPr>
          <w:i w:val="1"/>
          <w:iCs w:val="1"/>
          <w:rtl w:val="0"/>
        </w:rPr>
        <w:t xml:space="preserve">darśin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darśī</w:t>
      </w:r>
      <w:sdt>
        <w:sdtPr>
          <w:id w:val="-656754151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, "видящий, наблюдающий", √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dṛś</w:t>
      </w:r>
      <w:r w:rsidDel="00000000" w:rsidR="00000000" w:rsidRPr="00000000">
        <w:rPr>
          <w:rtl w:val="0"/>
        </w:rPr>
        <w:t xml:space="preserve"> + суффикс -</w:t>
      </w:r>
      <w:r w:rsidDel="00000000" w:rsidR="00000000" w:rsidRPr="00000000">
        <w:rPr>
          <w:i w:val="1"/>
          <w:iCs w:val="1"/>
          <w:rtl w:val="0"/>
        </w:rPr>
        <w:t xml:space="preserve">kvin-</w:t>
      </w:r>
      <w:r w:rsidDel="00000000" w:rsidR="00000000" w:rsidRPr="00000000">
        <w:rPr>
          <w:rtl w:val="0"/>
        </w:rPr>
        <w:t xml:space="preserve"> ("нулевой суффикс") 🡪 °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ś</w:t>
      </w:r>
      <w:r w:rsidDel="00000000" w:rsidR="00000000" w:rsidRPr="00000000">
        <w:rPr>
          <w:rtl w:val="0"/>
        </w:rPr>
        <w:t xml:space="preserve">-/°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k, mantra-d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ś</w:t>
      </w:r>
      <w:r w:rsidDel="00000000" w:rsidR="00000000" w:rsidRPr="00000000">
        <w:rPr>
          <w:rtl w:val="0"/>
        </w:rPr>
        <w:t xml:space="preserve">- и т. п.;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i w:val="1"/>
          <w:iCs w:val="1"/>
          <w:rtl w:val="0"/>
        </w:rPr>
        <w:t xml:space="preserve">taddhita-vṛtti</w:t>
      </w:r>
      <w:r w:rsidDel="00000000" w:rsidR="00000000" w:rsidRPr="00000000">
        <w:rPr>
          <w:rtl w:val="0"/>
        </w:rPr>
        <w:t xml:space="preserve">: Вторичное образование новых имён от имён же, c помощью суффиксов из особого класса (</w:t>
      </w:r>
      <w:r w:rsidDel="00000000" w:rsidR="00000000" w:rsidRPr="00000000">
        <w:rPr>
          <w:i w:val="1"/>
          <w:iCs w:val="1"/>
          <w:rtl w:val="0"/>
        </w:rPr>
        <w:t xml:space="preserve">taddhita</w:t>
      </w:r>
      <w:r w:rsidDel="00000000" w:rsidR="00000000" w:rsidRPr="00000000">
        <w:rPr>
          <w:rtl w:val="0"/>
        </w:rPr>
        <w:t xml:space="preserve">, досл. "добавленный к этому"). Помимо добавления к именным основам суффиксов, </w:t>
      </w:r>
      <w:sdt>
        <w:sdtPr>
          <w:id w:val="-1692157565"/>
          <w:tag w:val="goog_rdk_18"/>
        </w:sdtPr>
        <w:sdtContent>
          <w:commentRangeStart w:id="13"/>
        </w:sdtContent>
      </w:sdt>
      <w:r w:rsidDel="00000000" w:rsidR="00000000" w:rsidRPr="00000000">
        <w:rPr>
          <w:rtl w:val="0"/>
        </w:rPr>
        <w:t xml:space="preserve">придающим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rtl w:val="0"/>
        </w:rPr>
        <w:t xml:space="preserve"> дериватам разные значение, такое словообразование часто влечёт за собой вpиддхирование основы:</w:t>
      </w:r>
    </w:p>
    <w:p w:rsidR="00000000" w:rsidDel="00000000" w:rsidP="00000000" w:rsidRDefault="00000000" w:rsidRPr="00000000" w14:paraId="0000001F">
      <w:pPr>
        <w:jc w:val="both"/>
        <w:rPr/>
      </w:pPr>
      <w:sdt>
        <w:sdtPr>
          <w:id w:val="-2043632323"/>
          <w:tag w:val="goog_rdk_19"/>
        </w:sdtPr>
        <w:sdtContent>
          <w:commentRangeStart w:id="14"/>
        </w:sdtContent>
      </w:sdt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sarva</w:t>
      </w:r>
      <w:r w:rsidDel="00000000" w:rsidR="00000000" w:rsidRPr="00000000">
        <w:rPr>
          <w:rtl w:val="0"/>
        </w:rPr>
        <w:t xml:space="preserve">-, "каждый, любой, всякий" </w:t>
      </w:r>
      <w:r w:rsidDel="00000000" w:rsidR="00000000" w:rsidRPr="00000000">
        <w:rPr>
          <w:rtl w:val="0"/>
        </w:rPr>
        <w:t xml:space="preserve">🡪 </w:t>
      </w:r>
      <w:sdt>
        <w:sdtPr>
          <w:id w:val="116209991"/>
          <w:tag w:val="goog_rdk_20"/>
        </w:sdtPr>
        <w:sdtContent>
          <w:commentRangeStart w:id="15"/>
        </w:sdtContent>
      </w:sdt>
      <w:r w:rsidDel="00000000" w:rsidR="00000000" w:rsidRPr="00000000">
        <w:rPr>
          <w:rtl w:val="0"/>
        </w:rPr>
        <w:t xml:space="preserve">sārvam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rtl w:val="0"/>
        </w:rPr>
        <w:t xml:space="preserve">, "</w:t>
      </w:r>
      <w:sdt>
        <w:sdtPr>
          <w:id w:val="1867962425"/>
          <w:tag w:val="goog_rdk_21"/>
        </w:sdtPr>
        <w:sdtContent>
          <w:commentRangeStart w:id="16"/>
        </w:sdtContent>
      </w:sdt>
      <w:r w:rsidDel="00000000" w:rsidR="00000000" w:rsidRPr="00000000">
        <w:rPr>
          <w:rtl w:val="0"/>
        </w:rPr>
        <w:t xml:space="preserve">осносящийся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  <w:t xml:space="preserve"> ко всем, всеобщий, универсальный, полезный для всех";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mṛt</w:t>
      </w:r>
      <w:r w:rsidDel="00000000" w:rsidR="00000000" w:rsidRPr="00000000">
        <w:rPr>
          <w:rtl w:val="0"/>
        </w:rPr>
        <w:t xml:space="preserve">, "глина" + суффикс</w:t>
      </w:r>
      <w:sdt>
        <w:sdtPr>
          <w:id w:val="1219349732"/>
          <w:tag w:val="goog_rdk_22"/>
        </w:sdtPr>
        <w:sdtContent>
          <w:commentRangeStart w:id="17"/>
        </w:sdtContent>
      </w:sdt>
      <w:r w:rsidDel="00000000" w:rsidR="00000000" w:rsidRPr="00000000">
        <w:rPr>
          <w:rtl w:val="0"/>
        </w:rPr>
        <w:t xml:space="preserve">,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mayaṭ</w:t>
      </w:r>
      <w:r w:rsidDel="00000000" w:rsidR="00000000" w:rsidRPr="00000000">
        <w:rPr>
          <w:rtl w:val="0"/>
        </w:rPr>
        <w:t xml:space="preserve"> 🡪 </w:t>
      </w:r>
      <w:r w:rsidDel="00000000" w:rsidR="00000000" w:rsidRPr="00000000">
        <w:rPr>
          <w:i w:val="1"/>
          <w:iCs w:val="1"/>
          <w:rtl w:val="0"/>
        </w:rPr>
        <w:t xml:space="preserve">mṛnmaya</w:t>
      </w:r>
      <w:r w:rsidDel="00000000" w:rsidR="00000000" w:rsidRPr="00000000">
        <w:rPr>
          <w:rtl w:val="0"/>
        </w:rPr>
        <w:t xml:space="preserve">-, "глиняный";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hasta</w:t>
      </w:r>
      <w:r w:rsidDel="00000000" w:rsidR="00000000" w:rsidRPr="00000000">
        <w:rPr>
          <w:rtl w:val="0"/>
        </w:rPr>
        <w:t xml:space="preserve">-, ‘рука" + суффикс </w:t>
      </w:r>
      <w:r w:rsidDel="00000000" w:rsidR="00000000" w:rsidRPr="00000000">
        <w:rPr>
          <w:i w:val="1"/>
          <w:iCs w:val="1"/>
          <w:rtl w:val="0"/>
        </w:rPr>
        <w:t xml:space="preserve">ini</w:t>
      </w:r>
      <w:r w:rsidDel="00000000" w:rsidR="00000000" w:rsidRPr="00000000">
        <w:rPr>
          <w:rtl w:val="0"/>
        </w:rPr>
        <w:t xml:space="preserve"> 🡪 </w:t>
      </w:r>
      <w:sdt>
        <w:sdtPr>
          <w:id w:val="-1735198065"/>
          <w:tag w:val="goog_rdk_23"/>
        </w:sdtPr>
        <w:sdtContent>
          <w:commentRangeStart w:id="18"/>
        </w:sdtContent>
      </w:sdt>
      <w:r w:rsidDel="00000000" w:rsidR="00000000" w:rsidRPr="00000000">
        <w:rPr>
          <w:i w:val="1"/>
          <w:iCs w:val="1"/>
          <w:rtl w:val="0"/>
        </w:rPr>
        <w:t xml:space="preserve">hastin</w:t>
      </w:r>
      <w:r w:rsidDel="00000000" w:rsidR="00000000" w:rsidRPr="00000000">
        <w:rPr>
          <w:rtl w:val="0"/>
        </w:rPr>
        <w:t xml:space="preserve">-/</w:t>
      </w:r>
      <w:r w:rsidDel="00000000" w:rsidR="00000000" w:rsidRPr="00000000">
        <w:rPr>
          <w:i w:val="1"/>
          <w:iCs w:val="1"/>
          <w:rtl w:val="0"/>
        </w:rPr>
        <w:t xml:space="preserve">hastī</w:t>
      </w:r>
      <w:commentRangeEnd w:id="18"/>
      <w:r w:rsidDel="00000000" w:rsidR="00000000" w:rsidRPr="00000000">
        <w:commentReference w:id="18"/>
      </w:r>
      <w:r w:rsidDel="00000000" w:rsidR="00000000" w:rsidRPr="00000000">
        <w:rPr>
          <w:rtl w:val="0"/>
        </w:rPr>
        <w:t xml:space="preserve">, "обладатель руки" (т. е. хобота, ср. "рукатый"), т. е. "слон";</w:t>
      </w:r>
    </w:p>
    <w:p w:rsidR="00000000" w:rsidDel="00000000" w:rsidP="00000000" w:rsidRDefault="00000000" w:rsidRPr="00000000" w14:paraId="00000022">
      <w:pPr>
        <w:jc w:val="both"/>
        <w:rPr/>
      </w:pPr>
      <w:sdt>
        <w:sdtPr>
          <w:id w:val="-1627345303"/>
          <w:tag w:val="goog_rdk_24"/>
        </w:sdtPr>
        <w:sdtContent>
          <w:commentRangeStart w:id="19"/>
        </w:sdtContent>
      </w:sdt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i w:val="1"/>
          <w:iCs w:val="1"/>
          <w:rtl w:val="0"/>
        </w:rPr>
        <w:t xml:space="preserve">dhātuvṛtti</w:t>
      </w:r>
      <w:r w:rsidDel="00000000" w:rsidR="00000000" w:rsidRPr="00000000">
        <w:rPr>
          <w:rtl w:val="0"/>
        </w:rPr>
        <w:t xml:space="preserve"> </w:t>
      </w:r>
      <w:commentRangeEnd w:id="19"/>
      <w:r w:rsidDel="00000000" w:rsidR="00000000" w:rsidRPr="00000000">
        <w:commentReference w:id="19"/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sannādy-antadhātu-vṛtti</w:t>
      </w:r>
      <w:r w:rsidDel="00000000" w:rsidR="00000000" w:rsidRPr="00000000">
        <w:rPr>
          <w:rtl w:val="0"/>
        </w:rPr>
        <w:t xml:space="preserve">), образование производных глагольных или именных основ (</w:t>
      </w:r>
      <w:r w:rsidDel="00000000" w:rsidR="00000000" w:rsidRPr="00000000">
        <w:rPr>
          <w:i w:val="1"/>
          <w:iCs w:val="1"/>
          <w:rtl w:val="0"/>
        </w:rPr>
        <w:t xml:space="preserve">dhātu</w:t>
      </w:r>
      <w:r w:rsidDel="00000000" w:rsidR="00000000" w:rsidRPr="00000000">
        <w:rPr>
          <w:rtl w:val="0"/>
        </w:rPr>
        <w:t xml:space="preserve">) от простых корней: дезидеративы (</w:t>
      </w:r>
      <w:r w:rsidDel="00000000" w:rsidR="00000000" w:rsidRPr="00000000">
        <w:rPr>
          <w:i w:val="1"/>
          <w:iCs w:val="1"/>
          <w:rtl w:val="0"/>
        </w:rPr>
        <w:t xml:space="preserve">san</w:t>
      </w:r>
      <w:r w:rsidDel="00000000" w:rsidR="00000000" w:rsidRPr="00000000">
        <w:rPr>
          <w:rtl w:val="0"/>
        </w:rPr>
        <w:t xml:space="preserve">), интенсивы (</w:t>
      </w:r>
      <w:r w:rsidDel="00000000" w:rsidR="00000000" w:rsidRPr="00000000">
        <w:rPr>
          <w:i w:val="1"/>
          <w:iCs w:val="1"/>
          <w:rtl w:val="0"/>
        </w:rPr>
        <w:t xml:space="preserve">yaṅ</w:t>
      </w:r>
      <w:r w:rsidDel="00000000" w:rsidR="00000000" w:rsidRPr="00000000">
        <w:rPr>
          <w:rtl w:val="0"/>
        </w:rPr>
        <w:t xml:space="preserve">), каузативы (</w:t>
      </w:r>
      <w:r w:rsidDel="00000000" w:rsidR="00000000" w:rsidRPr="00000000">
        <w:rPr>
          <w:i w:val="1"/>
          <w:iCs w:val="1"/>
          <w:rtl w:val="0"/>
        </w:rPr>
        <w:t xml:space="preserve">ṇij</w:t>
      </w:r>
      <w:r w:rsidDel="00000000" w:rsidR="00000000" w:rsidRPr="00000000">
        <w:rPr>
          <w:rtl w:val="0"/>
        </w:rPr>
        <w:t xml:space="preserve">), деноминативы (</w:t>
      </w:r>
      <w:r w:rsidDel="00000000" w:rsidR="00000000" w:rsidRPr="00000000">
        <w:rPr>
          <w:i w:val="1"/>
          <w:iCs w:val="1"/>
          <w:rtl w:val="0"/>
        </w:rPr>
        <w:t xml:space="preserve">nāmadhātu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3">
      <w:pPr>
        <w:jc w:val="both"/>
        <w:rPr/>
      </w:pPr>
      <w:sdt>
        <w:sdtPr>
          <w:id w:val="-1837022679"/>
          <w:tag w:val="goog_rdk_25"/>
        </w:sdtPr>
        <w:sdtContent>
          <w:commentRangeStart w:id="20"/>
        </w:sdtContent>
      </w:sdt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i w:val="1"/>
          <w:iCs w:val="1"/>
          <w:rtl w:val="0"/>
        </w:rPr>
        <w:t xml:space="preserve">ekaśeṣavṛtti</w:t>
      </w:r>
      <w:r w:rsidDel="00000000" w:rsidR="00000000" w:rsidRPr="00000000">
        <w:rPr>
          <w:rtl w:val="0"/>
        </w:rPr>
        <w:t xml:space="preserve">, досл. "один в остатке": напр. </w:t>
      </w:r>
      <w:r w:rsidDel="00000000" w:rsidR="00000000" w:rsidRPr="00000000">
        <w:rPr>
          <w:i w:val="1"/>
          <w:iCs w:val="1"/>
          <w:rtl w:val="0"/>
        </w:rPr>
        <w:t xml:space="preserve">pitarau</w:t>
      </w:r>
      <w:r w:rsidDel="00000000" w:rsidR="00000000" w:rsidRPr="00000000">
        <w:rPr>
          <w:rtl w:val="0"/>
        </w:rPr>
        <w:t xml:space="preserve">, "и отец, и мать" = "родители" (ср. укр. </w:t>
      </w:r>
      <w:r w:rsidDel="00000000" w:rsidR="00000000" w:rsidRPr="00000000">
        <w:rPr>
          <w:i w:val="1"/>
          <w:iCs w:val="1"/>
          <w:rtl w:val="0"/>
        </w:rPr>
        <w:t xml:space="preserve">батьки</w:t>
      </w:r>
      <w:r w:rsidDel="00000000" w:rsidR="00000000" w:rsidRPr="00000000">
        <w:rPr>
          <w:rtl w:val="0"/>
        </w:rPr>
        <w:t xml:space="preserve">, литовск. </w:t>
      </w:r>
      <w:r w:rsidDel="00000000" w:rsidR="00000000" w:rsidRPr="00000000">
        <w:rPr>
          <w:i w:val="1"/>
          <w:iCs w:val="1"/>
          <w:rtl w:val="0"/>
        </w:rPr>
        <w:t xml:space="preserve">tėvai</w:t>
      </w:r>
      <w:r w:rsidDel="00000000" w:rsidR="00000000" w:rsidRPr="00000000">
        <w:rPr>
          <w:rtl w:val="0"/>
        </w:rPr>
        <w:t xml:space="preserve">);</w:t>
      </w:r>
      <w:commentRangeEnd w:id="20"/>
      <w:r w:rsidDel="00000000" w:rsidR="00000000" w:rsidRPr="00000000">
        <w:commentReference w:id="2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i w:val="1"/>
          <w:iCs w:val="1"/>
          <w:rtl w:val="0"/>
        </w:rPr>
        <w:t xml:space="preserve">samāsavṛtti</w:t>
      </w:r>
      <w:r w:rsidDel="00000000" w:rsidR="00000000" w:rsidRPr="00000000">
        <w:rPr>
          <w:rtl w:val="0"/>
        </w:rPr>
        <w:t xml:space="preserve">, словосложение, композиты.</w:t>
      </w:r>
    </w:p>
    <w:p w:rsidR="00000000" w:rsidDel="00000000" w:rsidP="00000000" w:rsidRDefault="00000000" w:rsidRPr="00000000" w14:paraId="00000025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Словосложение: санскритские сложные слова 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Для начала приведём шуточную строфу-</w:t>
      </w:r>
      <w:sdt>
        <w:sdtPr>
          <w:id w:val="1707227130"/>
          <w:tag w:val="goog_rdk_26"/>
        </w:sdtPr>
        <w:sdtContent>
          <w:commentRangeStart w:id="21"/>
        </w:sdtContent>
      </w:sdt>
      <w:r w:rsidDel="00000000" w:rsidR="00000000" w:rsidRPr="00000000">
        <w:rPr>
          <w:rtl w:val="0"/>
        </w:rPr>
        <w:t xml:space="preserve">карику</w:t>
      </w:r>
      <w:commentRangeEnd w:id="21"/>
      <w:r w:rsidDel="00000000" w:rsidR="00000000" w:rsidRPr="00000000">
        <w:commentReference w:id="21"/>
      </w:r>
      <w:r w:rsidDel="00000000" w:rsidR="00000000" w:rsidRPr="00000000">
        <w:rPr>
          <w:rtl w:val="0"/>
        </w:rPr>
        <w:t xml:space="preserve"> для простого запоминания названий всех композитов, которые, однако, здесь имеют не специальные, </w:t>
      </w:r>
      <w:sdt>
        <w:sdtPr>
          <w:id w:val="-878587359"/>
          <w:tag w:val="goog_rdk_27"/>
        </w:sdtPr>
        <w:sdtContent>
          <w:commentRangeStart w:id="22"/>
        </w:sdtContent>
      </w:sdt>
      <w:r w:rsidDel="00000000" w:rsidR="00000000" w:rsidRPr="00000000">
        <w:rPr>
          <w:rtl w:val="0"/>
        </w:rPr>
        <w:t xml:space="preserve">терминологические 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śā</w:t>
      </w:r>
      <w:r w:rsidDel="00000000" w:rsidR="00000000" w:rsidRPr="00000000">
        <w:rPr>
          <w:i w:val="1"/>
          <w:iCs w:val="1"/>
          <w:rtl w:val="0"/>
        </w:rPr>
        <w:t xml:space="preserve">str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ya</w:t>
      </w:r>
      <w:r w:rsidDel="00000000" w:rsidR="00000000" w:rsidRPr="00000000">
        <w:rPr>
          <w:rtl w:val="0"/>
        </w:rPr>
        <w:t xml:space="preserve">), а вполне обыденные (</w:t>
      </w:r>
      <w:r w:rsidDel="00000000" w:rsidR="00000000" w:rsidRPr="00000000">
        <w:rPr>
          <w:i w:val="1"/>
          <w:iCs w:val="1"/>
          <w:rtl w:val="0"/>
        </w:rPr>
        <w:t xml:space="preserve">laukika</w:t>
      </w:r>
      <w:r w:rsidDel="00000000" w:rsidR="00000000" w:rsidRPr="00000000">
        <w:rPr>
          <w:rtl w:val="0"/>
        </w:rPr>
        <w:t xml:space="preserve">) значения</w:t>
      </w:r>
      <w:commentRangeEnd w:id="22"/>
      <w:r w:rsidDel="00000000" w:rsidR="00000000" w:rsidRPr="00000000">
        <w:commentReference w:id="22"/>
      </w:r>
      <w:r w:rsidDel="00000000" w:rsidR="00000000" w:rsidRPr="00000000">
        <w:rPr>
          <w:rtl w:val="0"/>
        </w:rPr>
        <w:t xml:space="preserve">. Слова, одновременно являющиеся названиями композитов, выделены в дословном вспомогательном переводе жирным шрифтом: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dvandvo dvigur api cāhaṃ, madgṛhe nityam avyayībhāvaḥ</w:t>
      </w:r>
      <w:r w:rsidDel="00000000" w:rsidR="00000000" w:rsidRPr="00000000">
        <w:rPr>
          <w:rtl w:val="0"/>
        </w:rPr>
        <w:t xml:space="preserve"> /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tatpuruṣa karma dhāraya, yenāhaṃ syāṃ bahuvrīhiḥ</w:t>
      </w:r>
      <w:r w:rsidDel="00000000" w:rsidR="00000000" w:rsidRPr="00000000">
        <w:rPr>
          <w:rtl w:val="0"/>
        </w:rPr>
        <w:t xml:space="preserve"> //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"Я (</w:t>
      </w:r>
      <w:r w:rsidDel="00000000" w:rsidR="00000000" w:rsidRPr="00000000">
        <w:rPr>
          <w:i w:val="1"/>
          <w:iCs w:val="1"/>
          <w:rtl w:val="0"/>
        </w:rPr>
        <w:t xml:space="preserve">aham</w:t>
      </w:r>
      <w:r w:rsidDel="00000000" w:rsidR="00000000" w:rsidRPr="00000000">
        <w:rPr>
          <w:rtl w:val="0"/>
        </w:rPr>
        <w:t xml:space="preserve">) женат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dvandvaḥ</w:t>
      </w:r>
      <w:r w:rsidDel="00000000" w:rsidR="00000000" w:rsidRPr="00000000">
        <w:rPr>
          <w:rtl w:val="0"/>
        </w:rPr>
        <w:t xml:space="preserve">) и я, более того, (</w:t>
      </w:r>
      <w:r w:rsidDel="00000000" w:rsidR="00000000" w:rsidRPr="00000000">
        <w:rPr>
          <w:i w:val="1"/>
          <w:iCs w:val="1"/>
          <w:rtl w:val="0"/>
        </w:rPr>
        <w:t xml:space="preserve">api ca</w:t>
      </w:r>
      <w:r w:rsidDel="00000000" w:rsidR="00000000" w:rsidRPr="00000000">
        <w:rPr>
          <w:rtl w:val="0"/>
        </w:rPr>
        <w:t xml:space="preserve">) являюсь хозяином двух коров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dviguḥ</w:t>
      </w:r>
      <w:r w:rsidDel="00000000" w:rsidR="00000000" w:rsidRPr="00000000">
        <w:rPr>
          <w:rtl w:val="0"/>
        </w:rPr>
        <w:t xml:space="preserve">). У меня дома (</w:t>
      </w:r>
      <w:r w:rsidDel="00000000" w:rsidR="00000000" w:rsidRPr="00000000">
        <w:rPr>
          <w:i w:val="1"/>
          <w:iCs w:val="1"/>
          <w:rtl w:val="0"/>
        </w:rPr>
        <w:t xml:space="preserve">mad-gṛhe</w:t>
      </w:r>
      <w:r w:rsidDel="00000000" w:rsidR="00000000" w:rsidRPr="00000000">
        <w:rPr>
          <w:rtl w:val="0"/>
        </w:rPr>
        <w:t xml:space="preserve">) всегда (</w:t>
      </w:r>
      <w:r w:rsidDel="00000000" w:rsidR="00000000" w:rsidRPr="00000000">
        <w:rPr>
          <w:i w:val="1"/>
          <w:iCs w:val="1"/>
          <w:rtl w:val="0"/>
        </w:rPr>
        <w:t xml:space="preserve">nityam</w:t>
      </w:r>
      <w:r w:rsidDel="00000000" w:rsidR="00000000" w:rsidRPr="00000000">
        <w:rPr>
          <w:rtl w:val="0"/>
        </w:rPr>
        <w:t xml:space="preserve">) [имеется] состояние отсутствия финансовых трат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avyayībhāvaḥ</w:t>
      </w:r>
      <w:r w:rsidDel="00000000" w:rsidR="00000000" w:rsidRPr="00000000">
        <w:rPr>
          <w:rtl w:val="0"/>
        </w:rPr>
        <w:t xml:space="preserve">) [т. е. я беден, мне нечего тратить]. О Eго человек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tat-puruṣa</w:t>
      </w:r>
      <w:r w:rsidDel="00000000" w:rsidR="00000000" w:rsidRPr="00000000">
        <w:rPr>
          <w:rtl w:val="0"/>
        </w:rPr>
        <w:t xml:space="preserve">) [т. е. о слуга Государя]! Предоставь же  [мне] работу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karma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dhāraya</w:t>
      </w:r>
      <w:r w:rsidDel="00000000" w:rsidR="00000000" w:rsidRPr="00000000">
        <w:rPr>
          <w:rtl w:val="0"/>
        </w:rPr>
        <w:t xml:space="preserve">), за счёт которой (</w:t>
      </w:r>
      <w:r w:rsidDel="00000000" w:rsidR="00000000" w:rsidRPr="00000000">
        <w:rPr>
          <w:i w:val="1"/>
          <w:iCs w:val="1"/>
          <w:rtl w:val="0"/>
        </w:rPr>
        <w:t xml:space="preserve">yena</w:t>
      </w:r>
      <w:r w:rsidDel="00000000" w:rsidR="00000000" w:rsidRPr="00000000">
        <w:rPr>
          <w:rtl w:val="0"/>
        </w:rPr>
        <w:t xml:space="preserve">) я (</w:t>
      </w:r>
      <w:r w:rsidDel="00000000" w:rsidR="00000000" w:rsidRPr="00000000">
        <w:rPr>
          <w:i w:val="1"/>
          <w:iCs w:val="1"/>
          <w:rtl w:val="0"/>
        </w:rPr>
        <w:t xml:space="preserve">aham</w:t>
      </w:r>
      <w:r w:rsidDel="00000000" w:rsidR="00000000" w:rsidRPr="00000000">
        <w:rPr>
          <w:rtl w:val="0"/>
        </w:rPr>
        <w:t xml:space="preserve">) сделаюсь (</w:t>
      </w:r>
      <w:r w:rsidDel="00000000" w:rsidR="00000000" w:rsidRPr="00000000">
        <w:rPr>
          <w:i w:val="1"/>
          <w:iCs w:val="1"/>
          <w:rtl w:val="0"/>
        </w:rPr>
        <w:t xml:space="preserve">syām</w:t>
      </w:r>
      <w:r w:rsidDel="00000000" w:rsidR="00000000" w:rsidRPr="00000000">
        <w:rPr>
          <w:rtl w:val="0"/>
        </w:rPr>
        <w:t xml:space="preserve">) имеющим много риса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bahuvrīhiḥ</w:t>
      </w:r>
      <w:r w:rsidDel="00000000" w:rsidR="00000000" w:rsidRPr="00000000">
        <w:rPr>
          <w:rtl w:val="0"/>
        </w:rPr>
        <w:t xml:space="preserve">) [т. е. стану богатым]".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Санскритские композиты, изобилующие как в санскритской классической художественной литературе, так и в литературе схоластической: религиозно-философской или комментаторской, будут интересовать нас здесь прежде всего с точки зрения переводческих стратегий и практики перевода, т. е. каким образом следует переводить те или иные композиты в зависимости от их морфологической структуры и конкретной синтаксической роли в предложении.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sdt>
        <w:sdtPr>
          <w:id w:val="-1706310451"/>
          <w:tag w:val="goog_rdk_28"/>
        </w:sdtPr>
        <w:sdtContent>
          <w:commentRangeStart w:id="23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Для чего "нужны" сложные слова? Художественная интуиция русской литературы</w:t>
      </w:r>
      <w:r w:rsidDel="00000000" w:rsidR="00000000" w:rsidRPr="00000000">
        <w:rPr>
          <w:rtl w:val="0"/>
        </w:rPr>
        <w:t xml:space="preserve">.</w:t>
      </w:r>
      <w:commentRangeEnd w:id="23"/>
      <w:r w:rsidDel="00000000" w:rsidR="00000000" w:rsidRPr="00000000">
        <w:commentReference w:id="2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sdt>
        <w:sdtPr>
          <w:id w:val="1531422325"/>
          <w:tag w:val="goog_rdk_29"/>
        </w:sdtPr>
        <w:sdtContent>
          <w:commentRangeStart w:id="24"/>
        </w:sdtContent>
      </w:sdt>
      <w:r w:rsidDel="00000000" w:rsidR="00000000" w:rsidRPr="00000000">
        <w:rPr>
          <w:rtl w:val="0"/>
        </w:rPr>
        <w:t xml:space="preserve">Для торжественного стиля письменного русского языка, развившегося под сильным влиянием языка церковнославянского и, в свою очередь, византийского греческого с его характерным "плетением словес", также характерно образование композитов, ср. у Чехова рассказ "Святой ночью", что объясняется соображениями эстетических переживаний, связанных с глубоко интимным религиозным опытом: </w:t>
      </w:r>
      <w:commentRangeEnd w:id="24"/>
      <w:r w:rsidDel="00000000" w:rsidR="00000000" w:rsidRPr="00000000">
        <w:commentReference w:id="24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jc w:val="both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"…</w:t>
      </w:r>
      <w:r w:rsidDel="00000000" w:rsidR="00000000" w:rsidRPr="00000000">
        <w:rPr>
          <w:sz w:val="20"/>
          <w:szCs w:val="20"/>
          <w:rtl w:val="0"/>
        </w:rPr>
        <w:t xml:space="preserve">главное ведь не в житии, не в соответствии с прочим, а в красоте и сладости. Нужно, чтоб всё было стройно, кратко и обстоятельно. Надо, чтоб в каждой строчечке была мягкость, ласковость и нежность, чтоб ни одного слова не было грубого, жесткого или несоответствующего. Так надо писать, чтоб молящийся сердцем радовался и плакал, а умом содрогался и в трепет приходил. В богородичном акафисте есть слова: «Радуйся, высото, неудобовосходимая человеческими помыслы; радуйся, глубино, неудобозримая и ангельскима очима!» В другом месте того же акафиста сказано: «Радуйся, древо светлоплодовитое, от него же питаются вернии; радуйся, древо благосеннолиственное, им же покрываются мнози!»</w:t>
      </w:r>
    </w:p>
    <w:p w:rsidR="00000000" w:rsidDel="00000000" w:rsidP="00000000" w:rsidRDefault="00000000" w:rsidRPr="00000000" w14:paraId="00000032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Иероним, словно испугавшись чего-то или застыдившись, закрыл ладонями лицо и покачал головой.</w:t>
      </w:r>
    </w:p>
    <w:p w:rsidR="00000000" w:rsidDel="00000000" w:rsidP="00000000" w:rsidRDefault="00000000" w:rsidRPr="00000000" w14:paraId="0000003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— Древо светлоплодовитое… древо благосеннолиственное… — пробормотал он. — Найдет же такие слова!"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Основные классы и подклассы композитов</w:t>
      </w:r>
      <w:sdt>
        <w:sdtPr>
          <w:id w:val="807547797"/>
          <w:tag w:val="goog_rdk_30"/>
        </w:sdtPr>
        <w:sdtContent>
          <w:commentRangeStart w:id="25"/>
        </w:sdtContent>
      </w:sdt>
      <w:r w:rsidDel="00000000" w:rsidR="00000000" w:rsidRPr="00000000">
        <w:rPr>
          <w:rtl w:val="0"/>
        </w:rPr>
        <w:t xml:space="preserve">:</w:t>
      </w:r>
      <w:commentRangeEnd w:id="25"/>
      <w:r w:rsidDel="00000000" w:rsidR="00000000" w:rsidRPr="00000000">
        <w:commentReference w:id="2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Санскритское сложное слово (</w:t>
      </w:r>
      <w:sdt>
        <w:sdtPr>
          <w:id w:val="-1112637903"/>
          <w:tag w:val="goog_rdk_31"/>
        </w:sdtPr>
        <w:sdtContent>
          <w:commentRangeStart w:id="26"/>
        </w:sdtContent>
      </w:sdt>
      <w:r w:rsidDel="00000000" w:rsidR="00000000" w:rsidRPr="00000000">
        <w:rPr>
          <w:rtl w:val="0"/>
        </w:rPr>
        <w:t xml:space="preserve">компóзит</w:t>
      </w:r>
      <w:commentRangeEnd w:id="26"/>
      <w:r w:rsidDel="00000000" w:rsidR="00000000" w:rsidRPr="00000000">
        <w:commentReference w:id="26"/>
      </w:r>
      <w:r w:rsidDel="00000000" w:rsidR="00000000" w:rsidRPr="00000000">
        <w:rPr>
          <w:rtl w:val="0"/>
        </w:rPr>
        <w:t xml:space="preserve">, санскр. </w:t>
      </w:r>
      <w:r w:rsidDel="00000000" w:rsidR="00000000" w:rsidRPr="00000000">
        <w:rPr>
          <w:i w:val="1"/>
          <w:iCs w:val="1"/>
          <w:rtl w:val="0"/>
        </w:rPr>
        <w:t xml:space="preserve">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sa</w:t>
      </w:r>
      <w:r w:rsidDel="00000000" w:rsidR="00000000" w:rsidRPr="00000000">
        <w:rPr>
          <w:rtl w:val="0"/>
        </w:rPr>
        <w:t xml:space="preserve">, самаса) всегда рассматривается как одно-единственное </w:t>
      </w:r>
      <w:r w:rsidDel="00000000" w:rsidR="00000000" w:rsidRPr="00000000">
        <w:rPr>
          <w:b w:val="1"/>
          <w:bCs w:val="1"/>
          <w:rtl w:val="0"/>
        </w:rPr>
        <w:t xml:space="preserve">слово</w:t>
      </w:r>
      <w:r w:rsidDel="00000000" w:rsidR="00000000" w:rsidRPr="00000000">
        <w:rPr>
          <w:rtl w:val="0"/>
        </w:rPr>
        <w:t xml:space="preserve">, т. е. </w:t>
      </w:r>
      <w:r w:rsidDel="00000000" w:rsidR="00000000" w:rsidRPr="00000000">
        <w:rPr>
          <w:b w:val="1"/>
          <w:bCs w:val="1"/>
          <w:rtl w:val="0"/>
        </w:rPr>
        <w:t xml:space="preserve">cловоформа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pada</w:t>
      </w:r>
      <w:r w:rsidDel="00000000" w:rsidR="00000000" w:rsidRPr="00000000">
        <w:rPr>
          <w:rtl w:val="0"/>
        </w:rPr>
        <w:t xml:space="preserve">) (ср. Пан. 1.4.14 </w:t>
      </w:r>
      <w:r w:rsidDel="00000000" w:rsidR="00000000" w:rsidRPr="00000000">
        <w:rPr>
          <w:i w:val="1"/>
          <w:iCs w:val="1"/>
          <w:rtl w:val="0"/>
        </w:rPr>
        <w:t xml:space="preserve">suptiṅantaṃ padam</w:t>
      </w:r>
      <w:r w:rsidDel="00000000" w:rsidR="00000000" w:rsidRPr="00000000">
        <w:rPr>
          <w:rtl w:val="0"/>
        </w:rPr>
        <w:t xml:space="preserve">), имеющая только одно именное окончание, сколько бы отдельных </w:t>
      </w:r>
      <w:r w:rsidDel="00000000" w:rsidR="00000000" w:rsidRPr="00000000">
        <w:rPr>
          <w:b w:val="1"/>
          <w:bCs w:val="1"/>
          <w:rtl w:val="0"/>
        </w:rPr>
        <w:t xml:space="preserve">элементов</w:t>
      </w:r>
      <w:r w:rsidDel="00000000" w:rsidR="00000000" w:rsidRPr="00000000">
        <w:rPr>
          <w:rtl w:val="0"/>
        </w:rPr>
        <w:t xml:space="preserve"> (именных основ, лишённых падежных окончаний) его ни составляли. Исключение составляет особая категория сложных слов, называемая </w:t>
      </w:r>
      <w:r w:rsidDel="00000000" w:rsidR="00000000" w:rsidRPr="00000000">
        <w:rPr>
          <w:i w:val="1"/>
          <w:iCs w:val="1"/>
          <w:rtl w:val="0"/>
        </w:rPr>
        <w:t xml:space="preserve">aluk-samāsa</w:t>
      </w:r>
      <w:r w:rsidDel="00000000" w:rsidR="00000000" w:rsidRPr="00000000">
        <w:rPr>
          <w:rtl w:val="0"/>
        </w:rPr>
        <w:t xml:space="preserve"> (см. ниже), в которой именное окончание у первой части внутри композита сохраняется. Однако такого рода композиты встречаются нечасто. </w:t>
      </w:r>
    </w:p>
    <w:p w:rsidR="00000000" w:rsidDel="00000000" w:rsidP="00000000" w:rsidRDefault="00000000" w:rsidRPr="00000000" w14:paraId="00000038">
      <w:pPr>
        <w:ind w:firstLine="708"/>
        <w:rPr/>
      </w:pPr>
      <w:sdt>
        <w:sdtPr>
          <w:id w:val="-1935960578"/>
          <w:tag w:val="goog_rdk_32"/>
        </w:sdtPr>
        <w:sdtContent>
          <w:commentRangeStart w:id="27"/>
        </w:sdtContent>
      </w:sdt>
      <w:r w:rsidDel="00000000" w:rsidR="00000000" w:rsidRPr="00000000">
        <w:rPr>
          <w:rtl w:val="0"/>
        </w:rPr>
        <w:t xml:space="preserve">При анализе и переводе композита следует учитывать, что в большинстве случаев (за исключением двандвы) эти различные </w:t>
      </w:r>
      <w:r w:rsidDel="00000000" w:rsidR="00000000" w:rsidRPr="00000000">
        <w:rPr>
          <w:b w:val="1"/>
          <w:bCs w:val="1"/>
          <w:rtl w:val="0"/>
        </w:rPr>
        <w:t xml:space="preserve">элементы</w:t>
      </w:r>
      <w:r w:rsidDel="00000000" w:rsidR="00000000" w:rsidRPr="00000000">
        <w:rPr>
          <w:rtl w:val="0"/>
        </w:rPr>
        <w:t xml:space="preserve"> (отдельные именные основы) группируются в две условные </w:t>
      </w:r>
      <w:r w:rsidDel="00000000" w:rsidR="00000000" w:rsidRPr="00000000">
        <w:rPr>
          <w:b w:val="1"/>
          <w:bCs w:val="1"/>
          <w:rtl w:val="0"/>
        </w:rPr>
        <w:t xml:space="preserve">части</w:t>
      </w:r>
      <w:r w:rsidDel="00000000" w:rsidR="00000000" w:rsidRPr="00000000">
        <w:rPr>
          <w:rtl w:val="0"/>
        </w:rPr>
        <w:t xml:space="preserve">, которые вступают друг с другом в разного типа падежные отношения.</w:t>
      </w:r>
      <w:commentRangeEnd w:id="27"/>
      <w:r w:rsidDel="00000000" w:rsidR="00000000" w:rsidRPr="00000000">
        <w:commentReference w:id="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08"/>
        <w:rPr/>
      </w:pPr>
      <w:sdt>
        <w:sdtPr>
          <w:id w:val="-1419740675"/>
          <w:tag w:val="goog_rdk_33"/>
        </w:sdtPr>
        <w:sdtContent>
          <w:commentRangeStart w:id="28"/>
        </w:sdtContent>
      </w:sdt>
      <w:r w:rsidDel="00000000" w:rsidR="00000000" w:rsidRPr="00000000">
        <w:rPr>
          <w:rtl w:val="0"/>
        </w:rPr>
        <w:t xml:space="preserve">Итак: прежде любых попыток перевода "в лоб" любого композита необходимо чётко определить, к какому классу тот или иной композит относится. С практической точки зрения наибольшие трудности для начинающих может иметь различение татпуруши и кармадхараи, с одной стороны, — и бахуврихи, с другой.</w:t>
      </w:r>
      <w:commentRangeEnd w:id="28"/>
      <w:r w:rsidDel="00000000" w:rsidR="00000000" w:rsidRPr="00000000">
        <w:commentReference w:id="2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firstLine="708"/>
        <w:rPr/>
      </w:pPr>
      <w:r w:rsidDel="00000000" w:rsidR="00000000" w:rsidRPr="00000000">
        <w:rPr>
          <w:rtl w:val="0"/>
        </w:rPr>
        <w:t xml:space="preserve">Согласно индийской грамматической традиции, всего имеется </w:t>
      </w:r>
      <w:r w:rsidDel="00000000" w:rsidR="00000000" w:rsidRPr="00000000">
        <w:rPr>
          <w:b w:val="1"/>
          <w:bCs w:val="1"/>
          <w:rtl w:val="0"/>
        </w:rPr>
        <w:t xml:space="preserve">4 основных класса</w:t>
      </w:r>
      <w:r w:rsidDel="00000000" w:rsidR="00000000" w:rsidRPr="00000000">
        <w:rPr>
          <w:rtl w:val="0"/>
        </w:rPr>
        <w:t xml:space="preserve"> именных сложных слов.</w:t>
      </w:r>
    </w:p>
    <w:p w:rsidR="00000000" w:rsidDel="00000000" w:rsidP="00000000" w:rsidRDefault="00000000" w:rsidRPr="00000000" w14:paraId="0000003B">
      <w:pPr>
        <w:ind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Композиты 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samāsa</w:t>
      </w:r>
      <w:r w:rsidDel="00000000" w:rsidR="00000000" w:rsidRPr="00000000">
        <w:rPr>
          <w:sz w:val="28"/>
          <w:szCs w:val="28"/>
          <w:rtl w:val="0"/>
        </w:rPr>
        <w:t xml:space="preserve">):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I.</w:t>
        <w:tab/>
      </w:r>
      <w:r w:rsidDel="00000000" w:rsidR="00000000" w:rsidRPr="00000000">
        <w:rPr>
          <w:i w:val="1"/>
          <w:iCs w:val="1"/>
          <w:rtl w:val="0"/>
        </w:rPr>
        <w:t xml:space="preserve">tatpuruṣa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firstLine="708"/>
        <w:rPr/>
      </w:pPr>
      <w:r w:rsidDel="00000000" w:rsidR="00000000" w:rsidRPr="00000000">
        <w:rPr>
          <w:rtl w:val="0"/>
        </w:rPr>
        <w:t xml:space="preserve">I.1. </w:t>
      </w:r>
      <w:r w:rsidDel="00000000" w:rsidR="00000000" w:rsidRPr="00000000">
        <w:rPr>
          <w:i w:val="1"/>
          <w:iCs w:val="1"/>
          <w:rtl w:val="0"/>
        </w:rPr>
        <w:t xml:space="preserve">vibhakti-tatpuruṣa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vyadhikara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a-tatpuru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ind w:firstLine="708"/>
        <w:rPr/>
      </w:pPr>
      <w:r w:rsidDel="00000000" w:rsidR="00000000" w:rsidRPr="00000000">
        <w:rPr>
          <w:rtl w:val="0"/>
        </w:rPr>
        <w:t xml:space="preserve">I.2. </w:t>
      </w:r>
      <w:r w:rsidDel="00000000" w:rsidR="00000000" w:rsidRPr="00000000">
        <w:rPr>
          <w:i w:val="1"/>
          <w:iCs w:val="1"/>
          <w:rtl w:val="0"/>
        </w:rPr>
        <w:t xml:space="preserve">karmadhāraya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samānādhikaraṇa-tatpuruṣa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F">
      <w:pPr>
        <w:ind w:firstLine="708"/>
        <w:rPr/>
      </w:pPr>
      <w:r w:rsidDel="00000000" w:rsidR="00000000" w:rsidRPr="00000000">
        <w:rPr>
          <w:rtl w:val="0"/>
        </w:rPr>
        <w:t xml:space="preserve">I.3. </w:t>
      </w:r>
      <w:r w:rsidDel="00000000" w:rsidR="00000000" w:rsidRPr="00000000">
        <w:rPr>
          <w:i w:val="1"/>
          <w:iCs w:val="1"/>
          <w:rtl w:val="0"/>
        </w:rPr>
        <w:t xml:space="preserve">dvigu</w:t>
      </w:r>
      <w:r w:rsidDel="00000000" w:rsidR="00000000" w:rsidRPr="00000000">
        <w:rPr>
          <w:rtl w:val="0"/>
        </w:rPr>
        <w:t xml:space="preserve"> (особый подтип кармадхараи)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II.</w:t>
        <w:tab/>
      </w:r>
      <w:r w:rsidDel="00000000" w:rsidR="00000000" w:rsidRPr="00000000">
        <w:rPr>
          <w:i w:val="1"/>
          <w:iCs w:val="1"/>
          <w:rtl w:val="0"/>
        </w:rPr>
        <w:t xml:space="preserve">bahuvrīhi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III. </w:t>
        <w:tab/>
      </w:r>
      <w:r w:rsidDel="00000000" w:rsidR="00000000" w:rsidRPr="00000000">
        <w:rPr>
          <w:i w:val="1"/>
          <w:iCs w:val="1"/>
          <w:rtl w:val="0"/>
        </w:rPr>
        <w:t xml:space="preserve">dvandva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IV. </w:t>
        <w:tab/>
      </w:r>
      <w:r w:rsidDel="00000000" w:rsidR="00000000" w:rsidRPr="00000000">
        <w:rPr>
          <w:i w:val="1"/>
          <w:iCs w:val="1"/>
          <w:rtl w:val="0"/>
        </w:rPr>
        <w:t xml:space="preserve">avyayībhāva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sdt>
        <w:sdtPr>
          <w:id w:val="-1959401185"/>
          <w:tag w:val="goog_rdk_34"/>
        </w:sdtPr>
        <w:sdtContent>
          <w:commentRangeStart w:id="29"/>
        </w:sdtContent>
      </w:sdt>
      <w:r w:rsidDel="00000000" w:rsidR="00000000" w:rsidRPr="00000000">
        <w:rPr>
          <w:rtl w:val="0"/>
        </w:rPr>
        <w:t xml:space="preserve">Следует чётко понимать, что </w:t>
      </w:r>
      <w:r w:rsidDel="00000000" w:rsidR="00000000" w:rsidRPr="00000000">
        <w:rPr>
          <w:b w:val="1"/>
          <w:bCs w:val="1"/>
          <w:rtl w:val="0"/>
        </w:rPr>
        <w:t xml:space="preserve">элементов</w:t>
      </w:r>
      <w:r w:rsidDel="00000000" w:rsidR="00000000" w:rsidRPr="00000000">
        <w:rPr>
          <w:rtl w:val="0"/>
        </w:rPr>
        <w:t xml:space="preserve"> в композите может быть от двух аж до нескольких десятков, а </w:t>
      </w:r>
      <w:r w:rsidDel="00000000" w:rsidR="00000000" w:rsidRPr="00000000">
        <w:rPr>
          <w:b w:val="1"/>
          <w:bCs w:val="1"/>
          <w:rtl w:val="0"/>
        </w:rPr>
        <w:t xml:space="preserve">частей</w:t>
      </w:r>
      <w:r w:rsidDel="00000000" w:rsidR="00000000" w:rsidRPr="00000000">
        <w:rPr>
          <w:rtl w:val="0"/>
        </w:rPr>
        <w:t xml:space="preserve"> (не считая двандву и отдельные исключения) — всегда </w:t>
      </w:r>
      <w:r w:rsidDel="00000000" w:rsidR="00000000" w:rsidRPr="00000000">
        <w:rPr>
          <w:b w:val="1"/>
          <w:bCs w:val="1"/>
          <w:rtl w:val="0"/>
        </w:rPr>
        <w:t xml:space="preserve">две</w:t>
      </w:r>
      <w:r w:rsidDel="00000000" w:rsidR="00000000" w:rsidRPr="00000000">
        <w:rPr>
          <w:rtl w:val="0"/>
        </w:rPr>
        <w:t xml:space="preserve">.</w:t>
      </w:r>
      <w:commentRangeEnd w:id="29"/>
      <w:r w:rsidDel="00000000" w:rsidR="00000000" w:rsidRPr="00000000">
        <w:commentReference w:id="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sdt>
        <w:sdtPr>
          <w:id w:val="-479502412"/>
          <w:tag w:val="goog_rdk_35"/>
        </w:sdtPr>
        <w:sdtContent>
          <w:commentRangeStart w:id="30"/>
        </w:sdtContent>
      </w:sdt>
      <w:r w:rsidDel="00000000" w:rsidR="00000000" w:rsidRPr="00000000">
        <w:rPr>
          <w:rtl w:val="0"/>
        </w:rPr>
        <w:t xml:space="preserve">Формальное строение сложного слова (</w:t>
      </w:r>
      <w:sdt>
        <w:sdtPr>
          <w:id w:val="-308157202"/>
          <w:tag w:val="goog_rdk_36"/>
        </w:sdtPr>
        <w:sdtContent>
          <w:commentRangeStart w:id="31"/>
        </w:sdtContent>
      </w:sdt>
      <w:r w:rsidDel="00000000" w:rsidR="00000000" w:rsidRPr="00000000">
        <w:rPr>
          <w:rtl w:val="0"/>
        </w:rPr>
        <w:t xml:space="preserve">компóзита</w:t>
      </w:r>
      <w:commentRangeEnd w:id="31"/>
      <w:r w:rsidDel="00000000" w:rsidR="00000000" w:rsidRPr="00000000">
        <w:commentReference w:id="31"/>
      </w:r>
      <w:r w:rsidDel="00000000" w:rsidR="00000000" w:rsidRPr="00000000">
        <w:rPr>
          <w:rtl w:val="0"/>
        </w:rPr>
        <w:t xml:space="preserve">):</w:t>
      </w:r>
      <w:commentRangeEnd w:id="30"/>
      <w:r w:rsidDel="00000000" w:rsidR="00000000" w:rsidRPr="00000000">
        <w:commentReference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rvapada</w:t>
      </w:r>
      <w:r w:rsidDel="00000000" w:rsidR="00000000" w:rsidRPr="00000000">
        <w:rPr>
          <w:rtl w:val="0"/>
        </w:rPr>
        <w:t xml:space="preserve"> (первая/левая часть) : </w:t>
      </w:r>
      <w:r w:rsidDel="00000000" w:rsidR="00000000" w:rsidRPr="00000000">
        <w:rPr>
          <w:i w:val="1"/>
          <w:iCs w:val="1"/>
          <w:rtl w:val="0"/>
        </w:rPr>
        <w:t xml:space="preserve">uttarapada</w:t>
      </w:r>
      <w:r w:rsidDel="00000000" w:rsidR="00000000" w:rsidRPr="00000000">
        <w:rPr>
          <w:rtl w:val="0"/>
        </w:rPr>
        <w:t xml:space="preserve"> (вторая/правая часть).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70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Классификация основных классов композитов согласно "Махабхашье" Патанджали: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i w:val="1"/>
          <w:iCs w:val="1"/>
          <w:rtl w:val="0"/>
        </w:rPr>
        <w:t xml:space="preserve">pūrvapadārthapradhāno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ʼvyayībhāvaḥ</w:t>
      </w:r>
      <w:r w:rsidDel="00000000" w:rsidR="00000000" w:rsidRPr="00000000">
        <w:rPr>
          <w:rtl w:val="0"/>
        </w:rPr>
        <w:t xml:space="preserve">, "В авьяибхаве основной по значению является левая часть композита";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i w:val="1"/>
          <w:iCs w:val="1"/>
          <w:rtl w:val="0"/>
        </w:rPr>
        <w:t xml:space="preserve">uttarapadārthapradhānas tatpuruṣaḥ</w:t>
      </w:r>
      <w:r w:rsidDel="00000000" w:rsidR="00000000" w:rsidRPr="00000000">
        <w:rPr>
          <w:rtl w:val="0"/>
        </w:rPr>
        <w:t xml:space="preserve">, "В татпуруше основной по значению </w:t>
      </w:r>
      <w:sdt>
        <w:sdtPr>
          <w:id w:val="-1552892870"/>
          <w:tag w:val="goog_rdk_37"/>
        </w:sdtPr>
        <w:sdtContent>
          <w:commentRangeStart w:id="32"/>
        </w:sdtContent>
      </w:sdt>
      <w:r w:rsidDel="00000000" w:rsidR="00000000" w:rsidRPr="00000000">
        <w:rPr>
          <w:rtl w:val="0"/>
        </w:rPr>
        <w:t xml:space="preserve">(синтаксически доминирующей )</w:t>
      </w:r>
      <w:commentRangeEnd w:id="32"/>
      <w:r w:rsidDel="00000000" w:rsidR="00000000" w:rsidRPr="00000000">
        <w:commentReference w:id="32"/>
      </w:r>
      <w:r w:rsidDel="00000000" w:rsidR="00000000" w:rsidRPr="00000000">
        <w:rPr>
          <w:rtl w:val="0"/>
        </w:rPr>
        <w:t xml:space="preserve"> является правая часть композита";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i w:val="1"/>
          <w:iCs w:val="1"/>
          <w:rtl w:val="0"/>
        </w:rPr>
        <w:t xml:space="preserve">anyapadārthapradhāno bahuvrīhiḥ</w:t>
      </w:r>
      <w:r w:rsidDel="00000000" w:rsidR="00000000" w:rsidRPr="00000000">
        <w:rPr>
          <w:rtl w:val="0"/>
        </w:rPr>
        <w:t xml:space="preserve">, "В бахуврихи основным по значению является слово, стоящее вне композита (к которому композит-бахуврихи синтаксически и семaнтически привязан)";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i w:val="1"/>
          <w:iCs w:val="1"/>
          <w:rtl w:val="0"/>
        </w:rPr>
        <w:t xml:space="preserve">ubhayapadārthapradhāno dvandvaḥ</w:t>
      </w:r>
      <w:r w:rsidDel="00000000" w:rsidR="00000000" w:rsidRPr="00000000">
        <w:rPr>
          <w:rtl w:val="0"/>
        </w:rPr>
        <w:t xml:space="preserve">, "В двандве обе части являются главными".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Ниже в каждом из конкретных примеров сначала будет дан сам композит (</w:t>
      </w:r>
      <w:sdt>
        <w:sdtPr>
          <w:id w:val="-551405257"/>
          <w:tag w:val="goog_rdk_38"/>
        </w:sdtPr>
        <w:sdtContent>
          <w:commentRangeStart w:id="33"/>
        </w:sdtContent>
      </w:sdt>
      <w:r w:rsidDel="00000000" w:rsidR="00000000" w:rsidRPr="00000000">
        <w:rPr>
          <w:i w:val="1"/>
          <w:iCs w:val="1"/>
          <w:rtl w:val="0"/>
        </w:rPr>
        <w:t xml:space="preserve">samāsa</w:t>
      </w:r>
      <w:commentRangeEnd w:id="33"/>
      <w:r w:rsidDel="00000000" w:rsidR="00000000" w:rsidRPr="00000000">
        <w:commentReference w:id="33"/>
      </w:r>
      <w:r w:rsidDel="00000000" w:rsidR="00000000" w:rsidRPr="00000000">
        <w:rPr>
          <w:rtl w:val="0"/>
        </w:rPr>
        <w:t xml:space="preserve">), а после двоеточия приведён его анализ (</w:t>
      </w:r>
      <w:r w:rsidDel="00000000" w:rsidR="00000000" w:rsidRPr="00000000">
        <w:rPr>
          <w:i w:val="1"/>
          <w:iCs w:val="1"/>
          <w:rtl w:val="0"/>
        </w:rPr>
        <w:t xml:space="preserve">samāsa-vigraha</w:t>
      </w:r>
      <w:r w:rsidDel="00000000" w:rsidR="00000000" w:rsidRPr="00000000">
        <w:rPr>
          <w:rtl w:val="0"/>
        </w:rPr>
        <w:t xml:space="preserve">), т. е. разложение на составные части, содержащее отдельные его элементы с восстановленными падежными окончаниями, как это принято в индийской комментаторской традиции. Сама санскритская фраза или анализирующее предложение для простоты и наглядности местами будет дано в паузальной форме, т. е. не всегда в форме сандхи. Далее следует перевод всей фразы или предложения с формулой анализа на русский язык, данный в кавычках.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2"/>
        </w:numPr>
        <w:ind w:left="1080" w:hanging="720"/>
        <w:jc w:val="center"/>
        <w:rPr/>
      </w:pPr>
      <w:r w:rsidDel="00000000" w:rsidR="00000000" w:rsidRPr="00000000">
        <w:rPr>
          <w:rtl w:val="0"/>
        </w:rPr>
        <w:t xml:space="preserve">TATPURUṢA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i w:val="1"/>
          <w:iCs w:val="1"/>
          <w:rtl w:val="0"/>
        </w:rPr>
        <w:t xml:space="preserve">uttarapadārthapradhāna</w:t>
      </w:r>
      <w:r w:rsidDel="00000000" w:rsidR="00000000" w:rsidRPr="00000000">
        <w:rPr>
          <w:rtl w:val="0"/>
        </w:rPr>
        <w:t xml:space="preserve">, "Вторая, т. е. правая часть композита является основной": именно по этой причине начинать переводить татпурушу следует обязательно справа налево.</w:t>
      </w:r>
    </w:p>
    <w:p w:rsidR="00000000" w:rsidDel="00000000" w:rsidP="00000000" w:rsidRDefault="00000000" w:rsidRPr="00000000" w14:paraId="00000051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I.1. Собственно татпурушa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Другие обозначения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: vibhakti-tatpuruṣa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6"/>
          <w:szCs w:val="26"/>
          <w:rtl w:val="0"/>
        </w:rPr>
        <w:t xml:space="preserve">vyadhikaraṇa-tatpuruṣa</w:t>
      </w:r>
      <w:r w:rsidDel="00000000" w:rsidR="00000000" w:rsidRPr="00000000">
        <w:rPr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Между двумя частями </w:t>
      </w:r>
      <w:sdt>
        <w:sdtPr>
          <w:id w:val="1369133376"/>
          <w:tag w:val="goog_rdk_39"/>
        </w:sdtPr>
        <w:sdtContent>
          <w:commentRangeStart w:id="34"/>
        </w:sdtContent>
      </w:sdt>
      <w:r w:rsidDel="00000000" w:rsidR="00000000" w:rsidRPr="00000000">
        <w:rPr>
          <w:rtl w:val="0"/>
        </w:rPr>
        <w:t xml:space="preserve">самасы</w:t>
      </w:r>
      <w:commentRangeEnd w:id="34"/>
      <w:r w:rsidDel="00000000" w:rsidR="00000000" w:rsidRPr="00000000">
        <w:commentReference w:id="34"/>
      </w:r>
      <w:r w:rsidDel="00000000" w:rsidR="00000000" w:rsidRPr="00000000">
        <w:rPr>
          <w:rtl w:val="0"/>
        </w:rPr>
        <w:t xml:space="preserve"> предполагается как бы "внутреннее" падежное окончание. Оно появляется в случае анализа композита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), т.е. пересказа/парафраза его целым предложением или словосочетанием. </w:t>
      </w:r>
      <w:sdt>
        <w:sdtPr>
          <w:id w:val="-1676620518"/>
          <w:tag w:val="goog_rdk_40"/>
        </w:sdtPr>
        <w:sdtContent>
          <w:commentRangeStart w:id="35"/>
        </w:sdtContent>
      </w:sdt>
      <w:r w:rsidDel="00000000" w:rsidR="00000000" w:rsidRPr="00000000">
        <w:rPr>
          <w:rtl w:val="0"/>
        </w:rPr>
        <w:t xml:space="preserve">Подтипы татпуруши выделяются именно в зависимости от этого падежного окончания. </w:t>
      </w:r>
      <w:commentRangeEnd w:id="35"/>
      <w:r w:rsidDel="00000000" w:rsidR="00000000" w:rsidRPr="00000000">
        <w:commentReference w:id="35"/>
      </w:r>
      <w:r w:rsidDel="00000000" w:rsidR="00000000" w:rsidRPr="00000000">
        <w:rPr>
          <w:rtl w:val="0"/>
        </w:rPr>
        <w:t xml:space="preserve">Часто </w:t>
      </w:r>
      <w:r w:rsidDel="00000000" w:rsidR="00000000" w:rsidRPr="00000000">
        <w:rPr>
          <w:b w:val="1"/>
          <w:bCs w:val="1"/>
          <w:rtl w:val="0"/>
        </w:rPr>
        <w:t xml:space="preserve">правая</w:t>
      </w:r>
      <w:r w:rsidDel="00000000" w:rsidR="00000000" w:rsidRPr="00000000">
        <w:rPr>
          <w:rtl w:val="0"/>
        </w:rPr>
        <w:t xml:space="preserve"> </w:t>
      </w:r>
      <w:sdt>
        <w:sdtPr>
          <w:id w:val="-298350174"/>
          <w:tag w:val="goog_rdk_41"/>
        </w:sdtPr>
        <w:sdtContent>
          <w:commentRangeStart w:id="36"/>
        </w:sdtContent>
      </w:sdt>
      <w:r w:rsidDel="00000000" w:rsidR="00000000" w:rsidRPr="00000000">
        <w:rPr>
          <w:b w:val="1"/>
          <w:bCs w:val="1"/>
          <w:rtl w:val="0"/>
        </w:rPr>
        <w:t xml:space="preserve">частъ</w:t>
      </w:r>
      <w:commentRangeEnd w:id="36"/>
      <w:r w:rsidDel="00000000" w:rsidR="00000000" w:rsidRPr="00000000">
        <w:commentReference w:id="36"/>
      </w:r>
      <w:r w:rsidDel="00000000" w:rsidR="00000000" w:rsidRPr="00000000">
        <w:rPr>
          <w:rtl w:val="0"/>
        </w:rPr>
        <w:t xml:space="preserve"> таких композитов — это </w:t>
      </w:r>
      <w:r w:rsidDel="00000000" w:rsidR="00000000" w:rsidRPr="00000000">
        <w:rPr>
          <w:b w:val="1"/>
          <w:bCs w:val="1"/>
          <w:rtl w:val="0"/>
        </w:rPr>
        <w:t xml:space="preserve">причастия p. p</w:t>
      </w:r>
      <w:r w:rsidDel="00000000" w:rsidR="00000000" w:rsidRPr="00000000">
        <w:rPr>
          <w:rtl w:val="0"/>
        </w:rPr>
        <w:t xml:space="preserve">., образованные от </w:t>
      </w:r>
      <w:r w:rsidDel="00000000" w:rsidR="00000000" w:rsidRPr="00000000">
        <w:rPr>
          <w:b w:val="1"/>
          <w:bCs w:val="1"/>
          <w:rtl w:val="0"/>
        </w:rPr>
        <w:t xml:space="preserve">глаголов движения</w:t>
      </w:r>
      <w:r w:rsidDel="00000000" w:rsidR="00000000" w:rsidRPr="00000000">
        <w:rPr>
          <w:rtl w:val="0"/>
        </w:rPr>
        <w:t xml:space="preserve">, т. е. имеющие активное значения. </w:t>
      </w:r>
      <w:sdt>
        <w:sdtPr>
          <w:id w:val="-1855925652"/>
          <w:tag w:val="goog_rdk_42"/>
        </w:sdtPr>
        <w:sdtContent>
          <w:commentRangeStart w:id="37"/>
        </w:sdtContent>
      </w:sdt>
      <w:sdt>
        <w:sdtPr>
          <w:id w:val="-1806442025"/>
          <w:tag w:val="goog_rdk_43"/>
        </w:sdtPr>
        <w:sdtContent>
          <w:commentRangeStart w:id="38"/>
        </w:sdtContent>
      </w:sdt>
      <w:r w:rsidDel="00000000" w:rsidR="00000000" w:rsidRPr="00000000">
        <w:rPr>
          <w:rtl w:val="0"/>
        </w:rPr>
        <w:t xml:space="preserve">Такаие</w:t>
      </w:r>
      <w:commentRangeEnd w:id="37"/>
      <w:r w:rsidDel="00000000" w:rsidR="00000000" w:rsidRPr="00000000">
        <w:commentReference w:id="37"/>
      </w:r>
      <w:r w:rsidDel="00000000" w:rsidR="00000000" w:rsidRPr="00000000">
        <w:rPr>
          <w:rtl w:val="0"/>
        </w:rPr>
        <w:t xml:space="preserve"> самасы почти невозможно спутать с композитами-бахуврихи.</w:t>
      </w:r>
      <w:commentRangeEnd w:id="38"/>
      <w:r w:rsidDel="00000000" w:rsidR="00000000" w:rsidRPr="00000000">
        <w:commentReference w:id="3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При аналитическом разложении на отдельные составные части правая часть остаётся (в большинстве случаев) в номинативе, а левая часть может принять окончание одного из шести косвенных падежей (</w:t>
      </w:r>
      <w:r w:rsidDel="00000000" w:rsidR="00000000" w:rsidRPr="00000000">
        <w:rPr>
          <w:i w:val="1"/>
          <w:iCs w:val="1"/>
          <w:rtl w:val="0"/>
        </w:rPr>
        <w:t xml:space="preserve">vibhakti</w:t>
      </w:r>
      <w:r w:rsidDel="00000000" w:rsidR="00000000" w:rsidRPr="00000000">
        <w:rPr>
          <w:rtl w:val="0"/>
        </w:rPr>
        <w:t xml:space="preserve">), а номинатив в качестве окончания левой части встречается редко, лишь в виде исключения.</w:t>
      </w:r>
    </w:p>
    <w:p w:rsidR="00000000" w:rsidDel="00000000" w:rsidP="00000000" w:rsidRDefault="00000000" w:rsidRPr="00000000" w14:paraId="00000055">
      <w:pPr>
        <w:ind w:firstLine="360"/>
        <w:rPr/>
      </w:pPr>
      <w:r w:rsidDel="00000000" w:rsidR="00000000" w:rsidRPr="00000000">
        <w:rPr>
          <w:rtl w:val="0"/>
        </w:rPr>
        <w:t xml:space="preserve">*) </w:t>
      </w:r>
      <w:r w:rsidDel="00000000" w:rsidR="00000000" w:rsidRPr="00000000">
        <w:rPr>
          <w:i w:val="1"/>
          <w:iCs w:val="1"/>
          <w:rtl w:val="0"/>
        </w:rPr>
        <w:t xml:space="preserve">vyadhikara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a-tatpuru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"татпуруша, не имеющая падежного согласования при анализе", в отличие от "татпуруш, конгруэнтных по падежу" (</w:t>
      </w:r>
      <w:r w:rsidDel="00000000" w:rsidR="00000000" w:rsidRPr="00000000">
        <w:rPr>
          <w:i w:val="1"/>
          <w:iCs w:val="1"/>
          <w:rtl w:val="0"/>
        </w:rPr>
        <w:t xml:space="preserve">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dhikara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a-tatpuru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), т. е. кармадхарай (см.)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rPr>
          <w:rFonts w:ascii="Times New Roman" w:cs="Times New Roman" w:eastAsia="Times New Roman" w:hAnsi="Times New Roman"/>
          <w:i w:val="0"/>
          <w:i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prathamā-tatpuruṣa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татпуруша c номинативом в левой части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397"/>
        </w:tabs>
        <w:jc w:val="both"/>
        <w:rPr/>
      </w:pPr>
      <w:sdt>
        <w:sdtPr>
          <w:id w:val="-1374830028"/>
          <w:tag w:val="goog_rdk_44"/>
        </w:sdtPr>
        <w:sdtContent>
          <w:commentRangeStart w:id="39"/>
        </w:sdtContent>
      </w:sdt>
      <w:r w:rsidDel="00000000" w:rsidR="00000000" w:rsidRPr="00000000">
        <w:rPr>
          <w:rtl w:val="0"/>
        </w:rPr>
        <w:t xml:space="preserve">Hазвание приведено согласно трактату "Самасачакра". </w:t>
      </w:r>
      <w:sdt>
        <w:sdtPr>
          <w:id w:val="766082578"/>
          <w:tag w:val="goog_rdk_45"/>
        </w:sdtPr>
        <w:sdtContent>
          <w:commentRangeStart w:id="40"/>
        </w:sdtContent>
      </w:sdt>
      <w:r w:rsidDel="00000000" w:rsidR="00000000" w:rsidRPr="00000000">
        <w:rPr>
          <w:rtl w:val="0"/>
        </w:rPr>
        <w:t xml:space="preserve">При этом</w:t>
      </w:r>
      <w:commentRangeEnd w:id="39"/>
      <w:r w:rsidDel="00000000" w:rsidR="00000000" w:rsidRPr="00000000">
        <w:commentReference w:id="39"/>
      </w:r>
      <w:r w:rsidDel="00000000" w:rsidR="00000000" w:rsidRPr="00000000">
        <w:rPr>
          <w:rtl w:val="0"/>
        </w:rPr>
        <w:t xml:space="preserve"> правая часть получает окончание партитивного генетива</w:t>
      </w:r>
      <w:commentRangeEnd w:id="40"/>
      <w:r w:rsidDel="00000000" w:rsidR="00000000" w:rsidRPr="00000000">
        <w:commentReference w:id="40"/>
      </w:r>
      <w:r w:rsidDel="00000000" w:rsidR="00000000" w:rsidRPr="00000000">
        <w:rPr>
          <w:rtl w:val="0"/>
        </w:rPr>
        <w:t xml:space="preserve">. Получается, что синтаксическое "доминирование", которое у татпуруши относится ко второй части, перевернулось или поменялось местами, и в данном подтипе синтаксически доминирующей будет первая часть.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  <w:t xml:space="preserve">Согласно грамматике Панини, это совершенно особый, очень редко встречающийся тип татпуруши, называемый </w:t>
      </w:r>
      <w:sdt>
        <w:sdtPr>
          <w:id w:val="-959146096"/>
          <w:tag w:val="goog_rdk_46"/>
        </w:sdtPr>
        <w:sdtContent>
          <w:commentRangeStart w:id="41"/>
        </w:sdtContent>
      </w:sdt>
      <w:r w:rsidDel="00000000" w:rsidR="00000000" w:rsidRPr="00000000">
        <w:rPr>
          <w:i w:val="1"/>
          <w:iCs w:val="1"/>
          <w:rtl w:val="0"/>
        </w:rPr>
        <w:t xml:space="preserve">ekedeśin</w:t>
      </w:r>
      <w:commentRangeEnd w:id="41"/>
      <w:r w:rsidDel="00000000" w:rsidR="00000000" w:rsidRPr="00000000">
        <w:commentReference w:id="41"/>
      </w:r>
      <w:r w:rsidDel="00000000" w:rsidR="00000000" w:rsidRPr="00000000">
        <w:rPr>
          <w:rtl w:val="0"/>
        </w:rPr>
        <w:t xml:space="preserve"> (cp.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2.2.1‒3), который </w:t>
      </w:r>
      <w:sdt>
        <w:sdtPr>
          <w:id w:val="-2057544085"/>
          <w:tag w:val="goog_rdk_47"/>
        </w:sdtPr>
        <w:sdtContent>
          <w:commentRangeStart w:id="42"/>
        </w:sdtContent>
      </w:sdt>
      <w:r w:rsidDel="00000000" w:rsidR="00000000" w:rsidRPr="00000000">
        <w:rPr>
          <w:rtl w:val="0"/>
        </w:rPr>
        <w:t xml:space="preserve">для студентов</w:t>
      </w:r>
      <w:commentRangeEnd w:id="42"/>
      <w:r w:rsidDel="00000000" w:rsidR="00000000" w:rsidRPr="00000000">
        <w:commentReference w:id="42"/>
      </w:r>
      <w:r w:rsidDel="00000000" w:rsidR="00000000" w:rsidRPr="00000000">
        <w:rPr>
          <w:rtl w:val="0"/>
        </w:rPr>
        <w:t xml:space="preserve"> можно назвать исключением, и который здесь приводится лишь для полноты картины. </w:t>
      </w:r>
      <w:sdt>
        <w:sdtPr>
          <w:id w:val="76930037"/>
          <w:tag w:val="goog_rdk_48"/>
        </w:sdtPr>
        <w:sdtContent>
          <w:commentRangeStart w:id="43"/>
        </w:sdtContent>
      </w:sdt>
      <w:r w:rsidDel="00000000" w:rsidR="00000000" w:rsidRPr="00000000">
        <w:rPr>
          <w:rtl w:val="0"/>
        </w:rPr>
        <w:t xml:space="preserve">Для него характерны</w:t>
      </w:r>
      <w:commentRangeEnd w:id="43"/>
      <w:r w:rsidDel="00000000" w:rsidR="00000000" w:rsidRPr="00000000">
        <w:commentReference w:id="43"/>
      </w:r>
      <w:r w:rsidDel="00000000" w:rsidR="00000000" w:rsidRPr="00000000">
        <w:rPr>
          <w:rtl w:val="0"/>
        </w:rPr>
        <w:t xml:space="preserve"> обозначения </w:t>
      </w:r>
      <w:sdt>
        <w:sdtPr>
          <w:id w:val="-903485825"/>
          <w:tag w:val="goog_rdk_49"/>
        </w:sdtPr>
        <w:sdtContent>
          <w:commentRangeStart w:id="44"/>
        </w:sdtContent>
      </w:sdt>
      <w:r w:rsidDel="00000000" w:rsidR="00000000" w:rsidRPr="00000000">
        <w:rPr>
          <w:rtl w:val="0"/>
        </w:rPr>
        <w:t xml:space="preserve">частей</w:t>
      </w:r>
      <w:commentRangeEnd w:id="44"/>
      <w:r w:rsidDel="00000000" w:rsidR="00000000" w:rsidRPr="00000000">
        <w:commentReference w:id="44"/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pūrva</w:t>
      </w:r>
      <w:r w:rsidDel="00000000" w:rsidR="00000000" w:rsidRPr="00000000">
        <w:rPr>
          <w:rtl w:val="0"/>
        </w:rPr>
        <w:t xml:space="preserve">- (передняя часть), </w:t>
      </w:r>
      <w:r w:rsidDel="00000000" w:rsidR="00000000" w:rsidRPr="00000000">
        <w:rPr>
          <w:i w:val="1"/>
          <w:iCs w:val="1"/>
          <w:rtl w:val="0"/>
        </w:rPr>
        <w:t xml:space="preserve">adhara</w:t>
      </w:r>
      <w:r w:rsidDel="00000000" w:rsidR="00000000" w:rsidRPr="00000000">
        <w:rPr>
          <w:rtl w:val="0"/>
        </w:rPr>
        <w:t xml:space="preserve">- (нижняя), </w:t>
      </w:r>
      <w:r w:rsidDel="00000000" w:rsidR="00000000" w:rsidRPr="00000000">
        <w:rPr>
          <w:i w:val="1"/>
          <w:iCs w:val="1"/>
          <w:rtl w:val="0"/>
        </w:rPr>
        <w:t xml:space="preserve">apara</w:t>
      </w:r>
      <w:r w:rsidDel="00000000" w:rsidR="00000000" w:rsidRPr="00000000">
        <w:rPr>
          <w:rtl w:val="0"/>
        </w:rPr>
        <w:t xml:space="preserve">- (задняя), </w:t>
      </w:r>
      <w:r w:rsidDel="00000000" w:rsidR="00000000" w:rsidRPr="00000000">
        <w:rPr>
          <w:i w:val="1"/>
          <w:iCs w:val="1"/>
          <w:rtl w:val="0"/>
        </w:rPr>
        <w:t xml:space="preserve">uttara</w:t>
      </w:r>
      <w:r w:rsidDel="00000000" w:rsidR="00000000" w:rsidRPr="00000000">
        <w:rPr>
          <w:rtl w:val="0"/>
        </w:rPr>
        <w:t xml:space="preserve">- (верхняя), и т. д.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pūrvakāyaḥ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pūrvaṃ kāyasya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"передняя [часть] тела";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ardhapippalī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ardhaṃ pippalyāḥ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"половина перца".</w:t>
      </w:r>
    </w:p>
    <w:p w:rsidR="00000000" w:rsidDel="00000000" w:rsidP="00000000" w:rsidRDefault="00000000" w:rsidRPr="00000000" w14:paraId="0000005D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К этой же категории татпуруш-исключений с "перевёрнутым" синтаксическим доминированием частей и партитивом во второй части можно отнести и странный композит</w:t>
      </w:r>
    </w:p>
    <w:p w:rsidR="00000000" w:rsidDel="00000000" w:rsidP="00000000" w:rsidRDefault="00000000" w:rsidRPr="00000000" w14:paraId="0000005E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jadanta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: dant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āṃ</w:t>
      </w:r>
      <w:r w:rsidDel="00000000" w:rsidR="00000000" w:rsidRPr="00000000">
        <w:rPr>
          <w:i w:val="1"/>
          <w:iCs w:val="1"/>
          <w:rtl w:val="0"/>
        </w:rPr>
        <w:t xml:space="preserve"> 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, "царь-зуб: царь зубов", т. е. передний зуб.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dvitīyā-tatpuruṣa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татпуруша c аккузативом в левой части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Поскольку в качестве правой части такой татпуруши нередко выступает причастие, </w:t>
      </w:r>
      <w:sdt>
        <w:sdtPr>
          <w:id w:val="1687442986"/>
          <w:tag w:val="goog_rdk_50"/>
        </w:sdtPr>
        <w:sdtContent>
          <w:commentRangeStart w:id="45"/>
        </w:sdtContent>
      </w:sdt>
      <w:r w:rsidDel="00000000" w:rsidR="00000000" w:rsidRPr="00000000">
        <w:rPr>
          <w:rtl w:val="0"/>
        </w:rPr>
        <w:t xml:space="preserve">не совсем верно </w:t>
      </w:r>
      <w:sdt>
        <w:sdtPr>
          <w:id w:val="-93082484"/>
          <w:tag w:val="goog_rdk_51"/>
        </w:sdtPr>
        <w:sdtContent>
          <w:commentRangeStart w:id="46"/>
        </w:sdtContent>
      </w:sdt>
      <w:r w:rsidDel="00000000" w:rsidR="00000000" w:rsidRPr="00000000">
        <w:rPr>
          <w:rtl w:val="0"/>
        </w:rPr>
        <w:t xml:space="preserve">называемой</w:t>
      </w:r>
      <w:commentRangeEnd w:id="46"/>
      <w:r w:rsidDel="00000000" w:rsidR="00000000" w:rsidRPr="00000000">
        <w:commentReference w:id="46"/>
      </w:r>
      <w:r w:rsidDel="00000000" w:rsidR="00000000" w:rsidRPr="00000000">
        <w:rPr>
          <w:rtl w:val="0"/>
        </w:rPr>
        <w:t xml:space="preserve"> термином, позаимствованным из латинской грамматики, так называемое p.p.p., </w:t>
      </w:r>
      <w:r w:rsidDel="00000000" w:rsidR="00000000" w:rsidRPr="00000000">
        <w:rPr>
          <w:i w:val="1"/>
          <w:iCs w:val="1"/>
          <w:rtl w:val="0"/>
        </w:rPr>
        <w:t xml:space="preserve">participium perfecti passivi</w:t>
      </w:r>
      <w:commentRangeEnd w:id="45"/>
      <w:r w:rsidDel="00000000" w:rsidR="00000000" w:rsidRPr="00000000">
        <w:commentReference w:id="45"/>
      </w:r>
      <w:r w:rsidDel="00000000" w:rsidR="00000000" w:rsidRPr="00000000">
        <w:rPr>
          <w:rtl w:val="0"/>
        </w:rPr>
        <w:t xml:space="preserve"> (в традиционной санскритской терминологии </w:t>
      </w:r>
      <w:r w:rsidDel="00000000" w:rsidR="00000000" w:rsidRPr="00000000">
        <w:rPr>
          <w:i w:val="1"/>
          <w:iCs w:val="1"/>
          <w:rtl w:val="0"/>
        </w:rPr>
        <w:t xml:space="preserve">kt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nta</w:t>
      </w:r>
      <w:r w:rsidDel="00000000" w:rsidR="00000000" w:rsidRPr="00000000">
        <w:rPr>
          <w:rtl w:val="0"/>
        </w:rPr>
        <w:t xml:space="preserve">), которое морфологически можно считать прилагательным, в </w:t>
      </w:r>
      <w:sdt>
        <w:sdtPr>
          <w:id w:val="1890416334"/>
          <w:tag w:val="goog_rdk_52"/>
        </w:sdtPr>
        <w:sdtContent>
          <w:commentRangeStart w:id="47"/>
        </w:sdtContent>
      </w:sdt>
      <w:r w:rsidDel="00000000" w:rsidR="00000000" w:rsidRPr="00000000">
        <w:rPr>
          <w:rtl w:val="0"/>
        </w:rPr>
        <w:t xml:space="preserve">скобках</w:t>
      </w:r>
      <w:commentRangeEnd w:id="47"/>
      <w:r w:rsidDel="00000000" w:rsidR="00000000" w:rsidRPr="00000000">
        <w:commentReference w:id="47"/>
      </w:r>
      <w:r w:rsidDel="00000000" w:rsidR="00000000" w:rsidRPr="00000000">
        <w:rPr>
          <w:rtl w:val="0"/>
        </w:rPr>
        <w:t xml:space="preserve"> при необходимости будет дано грамматически согласованное с ним существительное.</w:t>
      </w:r>
    </w:p>
    <w:p w:rsidR="00000000" w:rsidDel="00000000" w:rsidP="00000000" w:rsidRDefault="00000000" w:rsidRPr="00000000" w14:paraId="00000062">
      <w:pPr>
        <w:jc w:val="both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grāmagataḥ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devadattaḥ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grāmaṃ gataḥ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devadattaḥ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"[Девадатта,] пошедший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gata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в деревню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)";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duḥkhātītaḥ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duḥkham atītaḥ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muniḥ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"[мудрец,] превзошедший/превозмогший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страдание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)";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kṛṣṇaśritaḥ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kṛṣṇaṃ śritaḥ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"[человек,] пошедший (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rita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к Кришне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ṛṣṇ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(как к прибежищу)";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muhūrtasukham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muhūrtaṃ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sukham, "счастье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sukham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[длящееся лишь] мгновение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)".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tṛtīyā-tatpuruṣa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татпуруша с инструменталисом в левой части </w:t>
      </w:r>
    </w:p>
    <w:p w:rsidR="00000000" w:rsidDel="00000000" w:rsidP="00000000" w:rsidRDefault="00000000" w:rsidRPr="00000000" w14:paraId="00000069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nyārthaḥ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nyena arthaḥ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"богатство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[добытое] при помощи / за счёт [продажи] зерна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nyena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haritrātaḥ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bālakaḥ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trātaḥ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bālakaḥ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"</w:t>
      </w:r>
      <w:sdt>
        <w:sdtPr>
          <w:id w:val="2133836797"/>
          <w:tag w:val="goog_rdk_53"/>
        </w:sdtPr>
        <w:sdtContent>
          <w:commentRangeStart w:id="48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[ребёнок,]</w:t>
      </w:r>
      <w:commentRangeEnd w:id="48"/>
      <w:r w:rsidDel="00000000" w:rsidR="00000000" w:rsidRPr="00000000">
        <w:commentReference w:id="48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спасённый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[богом] Хари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[т. е. Вишну или Кришной]";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vākkalahaḥ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vāgbhi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kalahaḥ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"спор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kalaha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посредством слов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gbhi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)", т. е. "словесный спор"</w:t>
      </w:r>
      <w:sdt>
        <w:sdtPr>
          <w:id w:val="-236597914"/>
          <w:tag w:val="goog_rdk_54"/>
        </w:sdtPr>
        <w:sdtContent>
          <w:commentRangeStart w:id="49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commentRangeEnd w:id="49"/>
      <w:r w:rsidDel="00000000" w:rsidR="00000000" w:rsidRPr="00000000">
        <w:commentReference w:id="4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caturthī-tatpuruṣa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татпуруша с дативом в левой части</w:t>
      </w:r>
    </w:p>
    <w:p w:rsidR="00000000" w:rsidDel="00000000" w:rsidP="00000000" w:rsidRDefault="00000000" w:rsidRPr="00000000" w14:paraId="0000006F">
      <w:pPr>
        <w:rPr/>
      </w:pPr>
      <w:sdt>
        <w:sdtPr>
          <w:id w:val="-1283000818"/>
          <w:tag w:val="goog_rdk_55"/>
        </w:sdtPr>
        <w:sdtContent>
          <w:commentRangeStart w:id="50"/>
        </w:sdtContent>
      </w:sdt>
      <w:r w:rsidDel="00000000" w:rsidR="00000000" w:rsidRPr="00000000">
        <w:rPr>
          <w:rtl w:val="0"/>
        </w:rPr>
        <w:t xml:space="preserve">При анализе-парафразе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 композита левая часть получает окончания датива</w:t>
      </w:r>
      <w:commentRangeEnd w:id="50"/>
      <w:r w:rsidDel="00000000" w:rsidR="00000000" w:rsidRPr="00000000">
        <w:commentReference w:id="50"/>
      </w:r>
      <w:r w:rsidDel="00000000" w:rsidR="00000000" w:rsidRPr="00000000">
        <w:rPr>
          <w:rtl w:val="0"/>
        </w:rPr>
        <w:t xml:space="preserve">. </w:t>
      </w:r>
      <w:sdt>
        <w:sdtPr>
          <w:id w:val="2054496893"/>
          <w:tag w:val="goog_rdk_56"/>
        </w:sdtPr>
        <w:sdtContent>
          <w:commentRangeStart w:id="51"/>
        </w:sdtContent>
      </w:sdt>
      <w:r w:rsidDel="00000000" w:rsidR="00000000" w:rsidRPr="00000000">
        <w:rPr>
          <w:rtl w:val="0"/>
        </w:rPr>
        <w:t xml:space="preserve">Слова, заканчивающиеся на датив, образуют композиты со словами </w:t>
      </w:r>
      <w:r w:rsidDel="00000000" w:rsidR="00000000" w:rsidRPr="00000000">
        <w:rPr>
          <w:i w:val="1"/>
          <w:iCs w:val="1"/>
          <w:rtl w:val="0"/>
        </w:rPr>
        <w:t xml:space="preserve">artha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bali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hita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sukha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rak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it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commentRangeEnd w:id="51"/>
      <w:r w:rsidDel="00000000" w:rsidR="00000000" w:rsidRPr="00000000">
        <w:commentReference w:id="5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d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"древесина для жертвенного столба";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kumbham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ttik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kumbh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ttik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"глина для горшка";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dvij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dvij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idam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"это молоко для жреца";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dvij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yavāgūḥ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dvijāya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iyam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"рисовая/ячменная похлёбка/отвар для жреца";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rtham: sn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idam,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"ради / с целью омовения";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kabali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kebhya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bali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"приношение воронам";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tabali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tebhya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 baliḥ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приношение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духам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"благо/польза для жреца";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janahitam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"благо для человека";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gave 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"благо для коровы";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hitam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"благо для царя";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gosukham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gave sukham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"удовольствие для коровы";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narasukham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sukham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"счастье для человека";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gorak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gobhya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"сохранённый ради коров";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"здание для рецитации/обучения, школа";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yoga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yog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"здание для йоги";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dhanalobha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 lobha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"алкание богатства";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bhik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ṣāṭ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bhik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yai 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"хождение за милостыней /ради милостыни"</w:t>
      </w:r>
      <w:sdt>
        <w:sdtPr>
          <w:id w:val="1146396417"/>
          <w:tag w:val="goog_rdk_57"/>
        </w:sdtPr>
        <w:sdtContent>
          <w:commentRangeStart w:id="5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  <w:commentRangeEnd w:id="52"/>
      <w:r w:rsidDel="00000000" w:rsidR="00000000" w:rsidRPr="00000000">
        <w:commentReference w:id="5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rtl w:val="0"/>
        </w:rPr>
        <w:t xml:space="preserve">pañcamī-tatpuruṣa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: татпуруша с аблативом в левой части</w:t>
      </w:r>
    </w:p>
    <w:p w:rsidR="00000000" w:rsidDel="00000000" w:rsidP="00000000" w:rsidRDefault="00000000" w:rsidRPr="00000000" w14:paraId="00000084">
      <w:pPr>
        <w:ind w:left="360" w:firstLine="0"/>
        <w:rPr/>
      </w:pPr>
      <w:r w:rsidDel="00000000" w:rsidR="00000000" w:rsidRPr="00000000">
        <w:rPr>
          <w:rtl w:val="0"/>
        </w:rPr>
        <w:t xml:space="preserve">При анализе-парафразе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 композита левая часть получает </w:t>
      </w:r>
      <w:sdt>
        <w:sdtPr>
          <w:id w:val="321061909"/>
          <w:tag w:val="goog_rdk_58"/>
        </w:sdtPr>
        <w:sdtContent>
          <w:commentRangeStart w:id="53"/>
        </w:sdtContent>
      </w:sdt>
      <w:r w:rsidDel="00000000" w:rsidR="00000000" w:rsidRPr="00000000">
        <w:rPr>
          <w:rtl w:val="0"/>
        </w:rPr>
        <w:t xml:space="preserve">окончаниe</w:t>
      </w:r>
      <w:commentRangeEnd w:id="53"/>
      <w:r w:rsidDel="00000000" w:rsidR="00000000" w:rsidRPr="00000000">
        <w:commentReference w:id="53"/>
      </w:r>
      <w:r w:rsidDel="00000000" w:rsidR="00000000" w:rsidRPr="00000000">
        <w:rPr>
          <w:rtl w:val="0"/>
        </w:rPr>
        <w:t xml:space="preserve"> отложительного падежа. В основном образуется со словами </w:t>
      </w:r>
      <w:r w:rsidDel="00000000" w:rsidR="00000000" w:rsidRPr="00000000">
        <w:rPr>
          <w:i w:val="1"/>
          <w:iCs w:val="1"/>
          <w:rtl w:val="0"/>
        </w:rPr>
        <w:t xml:space="preserve">bhaya</w:t>
      </w:r>
      <w:r w:rsidDel="00000000" w:rsidR="00000000" w:rsidRPr="00000000">
        <w:rPr>
          <w:rtl w:val="0"/>
        </w:rPr>
        <w:t xml:space="preserve">, </w:t>
      </w:r>
      <w:sdt>
        <w:sdtPr>
          <w:id w:val="673391192"/>
          <w:tag w:val="goog_rdk_59"/>
        </w:sdtPr>
        <w:sdtContent>
          <w:commentRangeStart w:id="54"/>
        </w:sdtContent>
      </w:sdt>
      <w:r w:rsidDel="00000000" w:rsidR="00000000" w:rsidRPr="00000000">
        <w:rPr>
          <w:i w:val="1"/>
          <w:iCs w:val="1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ta-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ti</w:t>
      </w:r>
      <w:r w:rsidDel="00000000" w:rsidR="00000000" w:rsidRPr="00000000">
        <w:rPr>
          <w:rtl w:val="0"/>
        </w:rPr>
        <w:t xml:space="preserve">,</w:t>
      </w:r>
      <w:commentRangeEnd w:id="54"/>
      <w:r w:rsidDel="00000000" w:rsidR="00000000" w:rsidRPr="00000000">
        <w:commentReference w:id="54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ī, apatrasta-</w:t>
      </w:r>
      <w:r w:rsidDel="00000000" w:rsidR="00000000" w:rsidRPr="00000000">
        <w:rPr>
          <w:rtl w:val="0"/>
        </w:rPr>
        <w:t xml:space="preserve"> (страх, опасение, испуганный), а также со словами, </w:t>
      </w:r>
      <w:r w:rsidDel="00000000" w:rsidR="00000000" w:rsidRPr="00000000">
        <w:rPr>
          <w:i w:val="1"/>
          <w:iCs w:val="1"/>
          <w:rtl w:val="0"/>
        </w:rPr>
        <w:t xml:space="preserve">apeta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apo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ḍ</w:t>
      </w:r>
      <w:r w:rsidDel="00000000" w:rsidR="00000000" w:rsidRPr="00000000">
        <w:rPr>
          <w:i w:val="1"/>
          <w:iCs w:val="1"/>
          <w:rtl w:val="0"/>
        </w:rPr>
        <w:t xml:space="preserve">ha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mukta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cyuta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patita</w:t>
      </w:r>
      <w:r w:rsidDel="00000000" w:rsidR="00000000" w:rsidRPr="00000000">
        <w:rPr>
          <w:rtl w:val="0"/>
        </w:rPr>
        <w:t xml:space="preserve">-, и т. п., обозначающими "лишённый, упавший, отпавший от..., свободный от...".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caurabhayam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caurād bhayam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"страх перед вором/грабителем";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siṃhabhayam: siṃhād bhayam,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"страх перед львом";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vyāghrabhītaḥ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vyāghrād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bhītaḥ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"испуганный тигром";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vṛkabhītiḥ: vṛkebhayaḥ bhītiḥ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"страх перед волками";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nṛpabhītiḥ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nṛpād bhītiḥ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"страх перед царём";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sukāpetaḥ: sukhād apetaḥ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"лишённый счастья";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kalpanāpoḍhaḥ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kalpanāyāḥ apoḍhaḥ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"лишённый помыслов/мыслеобразов";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saṃkaṭamuktaḥ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saṃkaṭād muktaḥ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"свободный от опасности";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svargapatitaḥ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svargāt patitaḥ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"упавший с неба, низвергнувшийся из райского мира";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vṛkṣapatitaḥ: vṛkṣāt patitaḥ,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"упавший с дерева";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padacyutaḥ: padāt cyutaḥ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"низринутый со / лишившийся (своего) места/положения [т. е. лишившийся своей высокой должности];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94" w:right="0" w:hanging="434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dharmabhraṣṭaḥ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dharmād bhraṣṭaḥ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"отпавший от нормативного образа жизни / религии";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ṣaṣṭhī-tatpuruṣa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татпуруша с генетивом в левой части.</w:t>
      </w:r>
    </w:p>
    <w:p w:rsidR="00000000" w:rsidDel="00000000" w:rsidP="00000000" w:rsidRDefault="00000000" w:rsidRPr="00000000" w14:paraId="00000093">
      <w:pPr>
        <w:ind w:left="360" w:firstLine="0"/>
        <w:rPr/>
      </w:pPr>
      <w:r w:rsidDel="00000000" w:rsidR="00000000" w:rsidRPr="00000000">
        <w:rPr>
          <w:rtl w:val="0"/>
        </w:rPr>
        <w:t xml:space="preserve">При анализе-парафразе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 композита левая часть получает окончаниe родительного падежа.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rājasevakaḥ: rājñaḥ sevakaḥ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"слуга царя";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rājaputraḥ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rājñaḥ putraḥ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"сын царя, царевич/принц";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devapūjā: devasya pūjā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"почитание бога" 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"почитание богов";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śivābhaktaḥ: śivasya bhaktaḥ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"служитель/почитатель Шивы";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sdt>
        <w:sdtPr>
          <w:id w:val="58580591"/>
          <w:tag w:val="goog_rdk_60"/>
        </w:sdtPr>
        <w:sdtContent>
          <w:commentRangeStart w:id="55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mūrtipūjā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mūrteḥ pūjā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"почитание иконы/статуи божества";</w:t>
      </w:r>
      <w:commentRangeEnd w:id="55"/>
      <w:r w:rsidDel="00000000" w:rsidR="00000000" w:rsidRPr="00000000">
        <w:commentReference w:id="5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himālayaḥ: himasya ālayaḥ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"обитель зимы/мороза";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devamandiram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devasya mandiram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"храм бога";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sdt>
        <w:sdtPr>
          <w:id w:val="-1674893031"/>
          <w:tag w:val="goog_rdk_61"/>
        </w:sdtPr>
        <w:sdtContent>
          <w:commentRangeStart w:id="56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vidyālayaḥ: vidyāyāḥ ālayaḥ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"обитель/дом знания (т. е. школа)";</w:t>
      </w:r>
      <w:commentRangeEnd w:id="56"/>
      <w:r w:rsidDel="00000000" w:rsidR="00000000" w:rsidRPr="00000000">
        <w:commentReference w:id="5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kulaguruḥ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kulasya guruḥ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"наставник рода/семьи, семейный учитель";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kulapatiḥ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kulasya patiḥ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"глава семьи";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thapati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thasya pati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"глава стада (т. е. вожак)";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lokanāthaḥ: lokasya nāthaḥ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"защитник мира людей (т. е. царь)";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lokanāthaḥ: lokānāṃ nāthaḥ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"защитник/Владыка миров (т. е. Бог)";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sureśaḥ: surāṇām īśaḥ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"Владыка богов";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gaṇeśaḥ: gaṇānām īśaḥ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"Владыка ганов, т. е: тьмы/воинств (своих) последователей, низших божеств";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dharmalakṣāṇam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dharmasya lakṣaṇam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"характеристика Нормы / мирового Порядка";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rājaparicārakaḥ: rājñaḥ paricārakaḥ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"слуга/спутник царя";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arthopārjanam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arthasya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upārjanam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"добывание/стяжевание имущества/богатства";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rājadarśanam: rājñaḥ darśanam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"созерцание царя / аудиенция";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mavacanam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masya vacanam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"слово Рамы";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indriyanigraha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indriy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āṇāṃ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nigraha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"обуздание чувств";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bhara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hasya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bhara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"шейное украшение, украшение для шеи";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saptamī-tatpuruṣa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татпуруша с локативом в левой части.</w:t>
      </w:r>
    </w:p>
    <w:p w:rsidR="00000000" w:rsidDel="00000000" w:rsidP="00000000" w:rsidRDefault="00000000" w:rsidRPr="00000000" w14:paraId="000000AC">
      <w:pPr>
        <w:ind w:left="360" w:firstLine="0"/>
        <w:rPr/>
      </w:pPr>
      <w:r w:rsidDel="00000000" w:rsidR="00000000" w:rsidRPr="00000000">
        <w:rPr>
          <w:rtl w:val="0"/>
        </w:rPr>
        <w:t xml:space="preserve">При анализе-парафразе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 композита левая часть получает окончаниe местного падежа, особенно если правая часть — такие слова (или их синонимы), как </w:t>
      </w:r>
      <w:r w:rsidDel="00000000" w:rsidR="00000000" w:rsidRPr="00000000">
        <w:rPr>
          <w:i w:val="1"/>
          <w:iCs w:val="1"/>
          <w:rtl w:val="0"/>
        </w:rPr>
        <w:t xml:space="preserve">śauṇḍa</w:t>
      </w:r>
      <w:r w:rsidDel="00000000" w:rsidR="00000000" w:rsidRPr="00000000">
        <w:rPr>
          <w:rtl w:val="0"/>
        </w:rPr>
        <w:t xml:space="preserve">- (привязанный), </w:t>
      </w:r>
      <w:r w:rsidDel="00000000" w:rsidR="00000000" w:rsidRPr="00000000">
        <w:rPr>
          <w:i w:val="1"/>
          <w:iCs w:val="1"/>
          <w:rtl w:val="0"/>
        </w:rPr>
        <w:t xml:space="preserve">dhūrta</w:t>
      </w:r>
      <w:r w:rsidDel="00000000" w:rsidR="00000000" w:rsidRPr="00000000">
        <w:rPr>
          <w:rtl w:val="0"/>
        </w:rPr>
        <w:t xml:space="preserve">-/</w:t>
      </w:r>
      <w:r w:rsidDel="00000000" w:rsidR="00000000" w:rsidRPr="00000000">
        <w:rPr>
          <w:i w:val="1"/>
          <w:iCs w:val="1"/>
          <w:rtl w:val="0"/>
        </w:rPr>
        <w:t xml:space="preserve">kitava</w:t>
      </w:r>
      <w:r w:rsidDel="00000000" w:rsidR="00000000" w:rsidRPr="00000000">
        <w:rPr>
          <w:rtl w:val="0"/>
        </w:rPr>
        <w:t xml:space="preserve">- (жулик, шулер, обманщик), </w:t>
      </w:r>
      <w:r w:rsidDel="00000000" w:rsidR="00000000" w:rsidRPr="00000000">
        <w:rPr>
          <w:i w:val="1"/>
          <w:iCs w:val="1"/>
          <w:rtl w:val="0"/>
        </w:rPr>
        <w:t xml:space="preserve">praṇīta</w:t>
      </w:r>
      <w:r w:rsidDel="00000000" w:rsidR="00000000" w:rsidRPr="00000000">
        <w:rPr>
          <w:rtl w:val="0"/>
        </w:rPr>
        <w:t xml:space="preserve">- (направленный/направляющийся), </w:t>
      </w:r>
      <w:r w:rsidDel="00000000" w:rsidR="00000000" w:rsidRPr="00000000">
        <w:rPr>
          <w:i w:val="1"/>
          <w:iCs w:val="1"/>
          <w:rtl w:val="0"/>
        </w:rPr>
        <w:t xml:space="preserve">antara</w:t>
      </w:r>
      <w:r w:rsidDel="00000000" w:rsidR="00000000" w:rsidRPr="00000000">
        <w:rPr>
          <w:rtl w:val="0"/>
        </w:rPr>
        <w:t xml:space="preserve">- (внутри, близ), </w:t>
      </w:r>
      <w:r w:rsidDel="00000000" w:rsidR="00000000" w:rsidRPr="00000000">
        <w:rPr>
          <w:i w:val="1"/>
          <w:iCs w:val="1"/>
          <w:rtl w:val="0"/>
        </w:rPr>
        <w:t xml:space="preserve">adhi</w:t>
      </w:r>
      <w:r w:rsidDel="00000000" w:rsidR="00000000" w:rsidRPr="00000000">
        <w:rPr>
          <w:rtl w:val="0"/>
        </w:rPr>
        <w:t xml:space="preserve">- (на, в), </w:t>
      </w:r>
      <w:r w:rsidDel="00000000" w:rsidR="00000000" w:rsidRPr="00000000">
        <w:rPr>
          <w:i w:val="1"/>
          <w:iCs w:val="1"/>
          <w:rtl w:val="0"/>
        </w:rPr>
        <w:t xml:space="preserve">saṃvīta</w:t>
      </w:r>
      <w:r w:rsidDel="00000000" w:rsidR="00000000" w:rsidRPr="00000000">
        <w:rPr>
          <w:rtl w:val="0"/>
        </w:rPr>
        <w:t xml:space="preserve">- (завёрнутый, покрытый), </w:t>
      </w:r>
      <w:r w:rsidDel="00000000" w:rsidR="00000000" w:rsidRPr="00000000">
        <w:rPr>
          <w:i w:val="1"/>
          <w:iCs w:val="1"/>
          <w:rtl w:val="0"/>
        </w:rPr>
        <w:t xml:space="preserve">paṭu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kuśala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nipuṇa</w:t>
      </w:r>
      <w:r w:rsidDel="00000000" w:rsidR="00000000" w:rsidRPr="00000000">
        <w:rPr>
          <w:rtl w:val="0"/>
        </w:rPr>
        <w:t xml:space="preserve">- (умелый, знающий, опытный, искушённый), </w:t>
      </w:r>
      <w:r w:rsidDel="00000000" w:rsidR="00000000" w:rsidRPr="00000000">
        <w:rPr>
          <w:i w:val="1"/>
          <w:iCs w:val="1"/>
          <w:rtl w:val="0"/>
        </w:rPr>
        <w:t xml:space="preserve">paṇḍitaḥ</w:t>
      </w:r>
      <w:r w:rsidDel="00000000" w:rsidR="00000000" w:rsidRPr="00000000">
        <w:rPr>
          <w:rtl w:val="0"/>
        </w:rPr>
        <w:t xml:space="preserve"> (учёный, знаток), </w:t>
      </w:r>
      <w:r w:rsidDel="00000000" w:rsidR="00000000" w:rsidRPr="00000000">
        <w:rPr>
          <w:i w:val="1"/>
          <w:iCs w:val="1"/>
          <w:rtl w:val="0"/>
        </w:rPr>
        <w:t xml:space="preserve">siddha</w:t>
      </w:r>
      <w:r w:rsidDel="00000000" w:rsidR="00000000" w:rsidRPr="00000000">
        <w:rPr>
          <w:rtl w:val="0"/>
        </w:rPr>
        <w:t xml:space="preserve">- (совершенный), </w:t>
      </w:r>
      <w:r w:rsidDel="00000000" w:rsidR="00000000" w:rsidRPr="00000000">
        <w:rPr>
          <w:i w:val="1"/>
          <w:iCs w:val="1"/>
          <w:rtl w:val="0"/>
        </w:rPr>
        <w:t xml:space="preserve">capala</w:t>
      </w:r>
      <w:r w:rsidDel="00000000" w:rsidR="00000000" w:rsidRPr="00000000">
        <w:rPr>
          <w:rtl w:val="0"/>
        </w:rPr>
        <w:t xml:space="preserve">- (проворный, быстрый), </w:t>
      </w:r>
      <w:r w:rsidDel="00000000" w:rsidR="00000000" w:rsidRPr="00000000">
        <w:rPr>
          <w:i w:val="1"/>
          <w:iCs w:val="1"/>
          <w:rtl w:val="0"/>
        </w:rPr>
        <w:t xml:space="preserve">bandhaḥ</w:t>
      </w:r>
      <w:r w:rsidDel="00000000" w:rsidR="00000000" w:rsidRPr="00000000">
        <w:rPr>
          <w:rtl w:val="0"/>
        </w:rPr>
        <w:t xml:space="preserve"> (привязь, привязанность, оковы), </w:t>
      </w:r>
      <w:r w:rsidDel="00000000" w:rsidR="00000000" w:rsidRPr="00000000">
        <w:rPr>
          <w:i w:val="1"/>
          <w:iCs w:val="1"/>
          <w:rtl w:val="0"/>
        </w:rPr>
        <w:t xml:space="preserve">pakva</w:t>
      </w:r>
      <w:r w:rsidDel="00000000" w:rsidR="00000000" w:rsidRPr="00000000">
        <w:rPr>
          <w:rtl w:val="0"/>
        </w:rPr>
        <w:t xml:space="preserve">- (сваренный, приготовленный),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ka</w:t>
      </w:r>
      <w:r w:rsidDel="00000000" w:rsidR="00000000" w:rsidRPr="00000000">
        <w:rPr>
          <w:rtl w:val="0"/>
        </w:rPr>
        <w:t xml:space="preserve">- (высохший).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akṣaśauṇḍaḥ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akṣeṣu śauṇḍaḥ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"шулер в (игре) в кости";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premadhūrtaḥ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premṇi dhūrtaḥ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"лживый в любви";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sdt>
        <w:sdtPr>
          <w:id w:val="-763105502"/>
          <w:tag w:val="goog_rdk_62"/>
        </w:sdtPr>
        <w:sdtContent>
          <w:commentRangeStart w:id="57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akṣadhūrtaḥ: akṣeṣu dhūrtaḥ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"шулер/жулик в (игре) в кости"</w:t>
      </w:r>
      <w:commentRangeEnd w:id="57"/>
      <w:r w:rsidDel="00000000" w:rsidR="00000000" w:rsidRPr="00000000">
        <w:commentReference w:id="5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vidyāpraṇītaḥ: vidyāyāṃ praṇītaḥ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"продвинувшийся в знании";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kalāpravīṇaḥ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kalāyāṃ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pravīṇaḥ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"умелый в искусстве";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kāryacaturaḥ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kārye cāturaḥ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"искусный в работе";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vākpaṭuḥ: vāci paṭuḥ,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"искусный/умелый в слове";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kāryadakṣaḥ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kārye dakṣaḥ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"умелый в работе";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īśvarādhīnaḥ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īśvare adhīnaḥ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"подчинённый Богу, зависимый от Бога";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śāstrakuśalaḥ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śāstre kuśalaḥ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"умелый в (к.-л.) области знания";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yuddhanipuṇaḥ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yuddhe nipuṇaḥ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"искусный в бою";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nītinipuṇaḥ: nītau nipuṇaḥ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"искушённый в политике";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nyāyapaṇḍitaḥ: nyāye paṇḍitaḥ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"знаток логики";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ātapaśuṣkaḥ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ātape śuṣkaḥ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"иссохший на жаре /от жары";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pāśabandhaḥ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pāśe bandhaḥ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"связь с лассо, собств. сеть";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jalamagnaḥ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jale magnaḥ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"погружённый в воду";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sthālīpakvaḥ: sthālyāṃ pakvaḥ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"сваренный в горшке/кастрюле";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śrāddhakākaḥ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śrāddhe kākaḥ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"ворона на церемонии поминовения умершего";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yogasiddhiḥ: yoge sidsdhiḥ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"совершенство в йоге";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tīrthadhvāṅkṣāḥ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tīrthe dhvāṅkṣaḥ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"ворона у места омовения / святого места (т. е. непостоянный ученик, ученик перекати-поле)" (Pāṇ. 2.1.42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dhvāṅkṣeṇa kṣepe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jalalīnaḥ: jale līnaḥ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"погрузившийся в воду, растворившийся в воде";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vanavāsaḥ: vane vāsaḥ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"проживание в лесу";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297407700"/>
          <w:tag w:val="goog_rdk_63"/>
        </w:sdtPr>
        <w:sdtContent>
          <w:commentRangeStart w:id="58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Помимо</w:t>
      </w:r>
      <w:commentRangeEnd w:id="58"/>
      <w:r w:rsidDel="00000000" w:rsidR="00000000" w:rsidRPr="00000000">
        <w:commentReference w:id="58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обычных татпуруш (</w:t>
      </w:r>
      <w:sdt>
        <w:sdtPr>
          <w:id w:val="251046621"/>
          <w:tag w:val="goog_rdk_64"/>
        </w:sdtPr>
        <w:sdtContent>
          <w:commentRangeStart w:id="59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cp. dependent tatpuruṣas),</w:t>
      </w:r>
      <w:commentRangeEnd w:id="59"/>
      <w:r w:rsidDel="00000000" w:rsidR="00000000" w:rsidRPr="00000000">
        <w:commentReference w:id="59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левая часть которых принимает при анализе окончание одного из шести косвенных падежей, есть ещё другие категории татпуруш, требующие особых формул традиционного анализа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vigrahavākya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nañ-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tatpuruṣa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</w:t>
      </w:r>
      <w:sdt>
        <w:sdtPr>
          <w:id w:val="-426529072"/>
          <w:tag w:val="goog_rdk_65"/>
        </w:sdtPr>
        <w:sdtContent>
          <w:commentRangeStart w:id="60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татпуруша с отрицанием</w:t>
      </w:r>
      <w:commentRangeEnd w:id="60"/>
      <w:r w:rsidDel="00000000" w:rsidR="00000000" w:rsidRPr="00000000">
        <w:commentReference w:id="6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i w:val="1"/>
          <w:iCs w:val="1"/>
          <w:rtl w:val="0"/>
        </w:rPr>
        <w:t xml:space="preserve">abrāhmaṇaḥ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na brāhmaṇaḥ</w:t>
      </w:r>
      <w:r w:rsidDel="00000000" w:rsidR="00000000" w:rsidRPr="00000000">
        <w:rPr>
          <w:rtl w:val="0"/>
        </w:rPr>
        <w:t xml:space="preserve">, "не-брахман";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apāpam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pāpābhāvaḥ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pāpasya abhāvaḥ</w:t>
      </w:r>
      <w:r w:rsidDel="00000000" w:rsidR="00000000" w:rsidRPr="00000000">
        <w:rPr>
          <w:rtl w:val="0"/>
        </w:rPr>
        <w:t xml:space="preserve">, "отсутствие зла (досл. "не-зло")“;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i w:val="1"/>
          <w:iCs w:val="1"/>
          <w:rtl w:val="0"/>
        </w:rPr>
        <w:t xml:space="preserve">nagaḥ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agaḥ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na gacchati</w:t>
      </w:r>
      <w:r w:rsidDel="00000000" w:rsidR="00000000" w:rsidRPr="00000000">
        <w:rPr>
          <w:rtl w:val="0"/>
        </w:rPr>
        <w:t xml:space="preserve">, "неподвижный: не передвигается" (т. е. гора или дерево);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i w:val="1"/>
          <w:iCs w:val="1"/>
          <w:rtl w:val="0"/>
        </w:rPr>
        <w:t xml:space="preserve">napuṃsakam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na strī pumān 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, досл. "не женщина или не мужчина", т. е. грамматический средний род;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napuṃsaka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na strī pumān 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, досл. "не женщина или не мужчина", гермафродит, евнух.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prādi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-tatpuruṣa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Татпуруши с префиксами, называемыми </w:t>
      </w:r>
      <w:r w:rsidDel="00000000" w:rsidR="00000000" w:rsidRPr="00000000">
        <w:rPr>
          <w:i w:val="1"/>
          <w:iCs w:val="1"/>
          <w:rtl w:val="0"/>
        </w:rPr>
        <w:t xml:space="preserve">prādi</w:t>
      </w: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CF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*) </w:t>
      </w:r>
      <w:r w:rsidDel="00000000" w:rsidR="00000000" w:rsidRPr="00000000">
        <w:rPr>
          <w:i w:val="1"/>
          <w:iCs w:val="1"/>
          <w:rtl w:val="0"/>
        </w:rPr>
        <w:t xml:space="preserve">prādi</w:t>
      </w:r>
      <w:r w:rsidDel="00000000" w:rsidR="00000000" w:rsidRPr="00000000">
        <w:rPr>
          <w:rtl w:val="0"/>
        </w:rPr>
        <w:t xml:space="preserve">: ср. Пан. 1.4.58; Ганапатха 154: pra-, parā-, apa-, sam-, anu-, ava-, nis-, dus-, </w:t>
      </w:r>
    </w:p>
    <w:p w:rsidR="00000000" w:rsidDel="00000000" w:rsidP="00000000" w:rsidRDefault="00000000" w:rsidRPr="00000000" w14:paraId="000000D0">
      <w:pPr>
        <w:ind w:firstLine="360"/>
        <w:jc w:val="both"/>
        <w:rPr/>
      </w:pPr>
      <w:r w:rsidDel="00000000" w:rsidR="00000000" w:rsidRPr="00000000">
        <w:rPr>
          <w:rtl w:val="0"/>
        </w:rPr>
        <w:t xml:space="preserve">vi-, 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-, ni-, adhi-, ati-, api, su, ud-, abhi-, prati, pari-, upa;</w:t>
      </w:r>
    </w:p>
    <w:p w:rsidR="00000000" w:rsidDel="00000000" w:rsidP="00000000" w:rsidRDefault="00000000" w:rsidRPr="00000000" w14:paraId="000000D1">
      <w:pPr>
        <w:jc w:val="both"/>
        <w:rPr/>
      </w:pPr>
      <w:r w:rsidDel="00000000" w:rsidR="00000000" w:rsidRPr="00000000">
        <w:rPr>
          <w:rtl w:val="0"/>
        </w:rPr>
        <w:t xml:space="preserve">Многие подобные композиты обычно понимаются и анализируются как </w:t>
      </w:r>
      <w:sdt>
        <w:sdtPr>
          <w:id w:val="-788109146"/>
          <w:tag w:val="goog_rdk_66"/>
        </w:sdtPr>
        <w:sdtContent>
          <w:commentRangeStart w:id="61"/>
        </w:sdtContent>
      </w:sdt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dh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u w:val="single"/>
          <w:rtl w:val="0"/>
        </w:rPr>
        <w:t xml:space="preserve">ā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tu-lopa</w:t>
      </w:r>
      <w:r w:rsidDel="00000000" w:rsidR="00000000" w:rsidRPr="00000000">
        <w:rPr>
          <w:i w:val="1"/>
          <w:iCs w:val="1"/>
          <w:u w:val="single"/>
          <w:rtl w:val="0"/>
        </w:rPr>
        <w:t xml:space="preserve">-pr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u w:val="single"/>
          <w:rtl w:val="0"/>
        </w:rPr>
        <w:t xml:space="preserve">ā</w:t>
      </w:r>
      <w:r w:rsidDel="00000000" w:rsidR="00000000" w:rsidRPr="00000000">
        <w:rPr>
          <w:i w:val="1"/>
          <w:iCs w:val="1"/>
          <w:u w:val="single"/>
          <w:rtl w:val="0"/>
        </w:rPr>
        <w:t xml:space="preserve">di-tatpuru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u w:val="single"/>
          <w:rtl w:val="0"/>
        </w:rPr>
        <w:t xml:space="preserve">ṣ</w:t>
      </w:r>
      <w:r w:rsidDel="00000000" w:rsidR="00000000" w:rsidRPr="00000000">
        <w:rPr>
          <w:i w:val="1"/>
          <w:iCs w:val="1"/>
          <w:u w:val="single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тутпуруши с элидированной основой</w:t>
      </w:r>
      <w:r w:rsidDel="00000000" w:rsidR="00000000" w:rsidRPr="00000000">
        <w:rPr>
          <w:rtl w:val="0"/>
        </w:rPr>
        <w:t xml:space="preserve">,</w:t>
      </w:r>
      <w:commentRangeEnd w:id="61"/>
      <w:r w:rsidDel="00000000" w:rsidR="00000000" w:rsidRPr="00000000">
        <w:commentReference w:id="61"/>
      </w:r>
      <w:r w:rsidDel="00000000" w:rsidR="00000000" w:rsidRPr="00000000">
        <w:rPr>
          <w:rtl w:val="0"/>
        </w:rPr>
        <w:t xml:space="preserve"> поэтому эта основа </w:t>
      </w:r>
      <w:sdt>
        <w:sdtPr>
          <w:id w:val="521995622"/>
          <w:tag w:val="goog_rdk_67"/>
        </w:sdtPr>
        <w:sdtContent>
          <w:commentRangeStart w:id="62"/>
        </w:sdtContent>
      </w:sdt>
      <w:r w:rsidDel="00000000" w:rsidR="00000000" w:rsidRPr="00000000">
        <w:rPr>
          <w:rtl w:val="0"/>
        </w:rPr>
        <w:t xml:space="preserve">добавляется</w:t>
      </w:r>
      <w:commentRangeEnd w:id="62"/>
      <w:r w:rsidDel="00000000" w:rsidR="00000000" w:rsidRPr="00000000">
        <w:commentReference w:id="62"/>
      </w:r>
      <w:r w:rsidDel="00000000" w:rsidR="00000000" w:rsidRPr="00000000">
        <w:rPr>
          <w:rtl w:val="0"/>
        </w:rPr>
        <w:t xml:space="preserve"> комментатором при анализирующем парафразе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); но иногда </w:t>
      </w:r>
      <w:sdt>
        <w:sdtPr>
          <w:id w:val="-208837271"/>
          <w:tag w:val="goog_rdk_68"/>
        </w:sdtPr>
        <w:sdtContent>
          <w:commentRangeStart w:id="63"/>
        </w:sdtContent>
      </w:sdt>
      <w:r w:rsidDel="00000000" w:rsidR="00000000" w:rsidRPr="00000000">
        <w:rPr>
          <w:rtl w:val="0"/>
        </w:rPr>
        <w:t xml:space="preserve">этот</w:t>
      </w:r>
      <w:commentRangeEnd w:id="63"/>
      <w:r w:rsidDel="00000000" w:rsidR="00000000" w:rsidRPr="00000000">
        <w:commentReference w:id="63"/>
      </w:r>
      <w:r w:rsidDel="00000000" w:rsidR="00000000" w:rsidRPr="00000000">
        <w:rPr>
          <w:rtl w:val="0"/>
        </w:rPr>
        <w:t xml:space="preserve"> префикс просто заменяется при анализа на аналогичный по значению предлог (ср. ниже: </w:t>
      </w:r>
      <w:r w:rsidDel="00000000" w:rsidR="00000000" w:rsidRPr="00000000">
        <w:rPr>
          <w:i w:val="1"/>
          <w:iCs w:val="1"/>
          <w:rtl w:val="0"/>
        </w:rPr>
        <w:t xml:space="preserve">anu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🡪 </w:t>
      </w:r>
      <w:r w:rsidDel="00000000" w:rsidR="00000000" w:rsidRPr="00000000">
        <w:rPr>
          <w:i w:val="1"/>
          <w:iCs w:val="1"/>
          <w:rtl w:val="0"/>
        </w:rPr>
        <w:t xml:space="preserve">paśc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>
          <w:color w:val="ff0000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prā</w:t>
      </w:r>
      <w:r w:rsidDel="00000000" w:rsidR="00000000" w:rsidRPr="00000000">
        <w:rPr>
          <w:i w:val="1"/>
          <w:iCs w:val="1"/>
          <w:rtl w:val="0"/>
        </w:rPr>
        <w:t xml:space="preserve">cāryaḥ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pragataḥ ācāryaḥ</w:t>
      </w:r>
      <w:r w:rsidDel="00000000" w:rsidR="00000000" w:rsidRPr="00000000">
        <w:rPr>
          <w:rtl w:val="0"/>
        </w:rPr>
        <w:t xml:space="preserve">, "замечательный учитель";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sam</w:t>
      </w:r>
      <w:r w:rsidDel="00000000" w:rsidR="00000000" w:rsidRPr="00000000">
        <w:rPr>
          <w:i w:val="1"/>
          <w:iCs w:val="1"/>
          <w:rtl w:val="0"/>
        </w:rPr>
        <w:t xml:space="preserve">adhvaḥ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saṃgataḥ adhvānam</w:t>
      </w:r>
      <w:r w:rsidDel="00000000" w:rsidR="00000000" w:rsidRPr="00000000">
        <w:rPr>
          <w:rtl w:val="0"/>
        </w:rPr>
        <w:t xml:space="preserve">, "идущий по дороге совместно [с кем-либо]";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pra</w:t>
      </w:r>
      <w:r w:rsidDel="00000000" w:rsidR="00000000" w:rsidRPr="00000000">
        <w:rPr>
          <w:i w:val="1"/>
          <w:iCs w:val="1"/>
          <w:rtl w:val="0"/>
        </w:rPr>
        <w:t xml:space="preserve">vātaḥ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prakṛṣṭa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 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/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prabhūtaḥ</w:t>
      </w:r>
      <w:r w:rsidDel="00000000" w:rsidR="00000000" w:rsidRPr="00000000">
        <w:rPr>
          <w:i w:val="1"/>
          <w:iCs w:val="1"/>
          <w:rtl w:val="0"/>
        </w:rPr>
        <w:t xml:space="preserve"> vātaḥ</w:t>
      </w:r>
      <w:r w:rsidDel="00000000" w:rsidR="00000000" w:rsidRPr="00000000">
        <w:rPr>
          <w:rtl w:val="0"/>
        </w:rPr>
        <w:t xml:space="preserve">, "сильный ветер";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pary</w:t>
      </w:r>
      <w:r w:rsidDel="00000000" w:rsidR="00000000" w:rsidRPr="00000000">
        <w:rPr>
          <w:i w:val="1"/>
          <w:iCs w:val="1"/>
          <w:rtl w:val="0"/>
        </w:rPr>
        <w:t xml:space="preserve">adhyayanaḥ: pariglānaḥ adhyayanāt</w:t>
      </w:r>
      <w:r w:rsidDel="00000000" w:rsidR="00000000" w:rsidRPr="00000000">
        <w:rPr>
          <w:rtl w:val="0"/>
        </w:rPr>
        <w:t xml:space="preserve">, "слишком уставший от учёбы".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sam</w:t>
      </w:r>
      <w:r w:rsidDel="00000000" w:rsidR="00000000" w:rsidRPr="00000000">
        <w:rPr>
          <w:i w:val="1"/>
          <w:iCs w:val="1"/>
          <w:rtl w:val="0"/>
        </w:rPr>
        <w:t xml:space="preserve">āgatāḥ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sambhūya āgatāḥ,</w:t>
      </w:r>
      <w:r w:rsidDel="00000000" w:rsidR="00000000" w:rsidRPr="00000000">
        <w:rPr>
          <w:rtl w:val="0"/>
        </w:rPr>
        <w:t xml:space="preserve"> "сошедшиеся: т. встретившись вместе, являются пришедшими" ["</w:t>
      </w:r>
      <w:r w:rsidDel="00000000" w:rsidR="00000000" w:rsidRPr="00000000">
        <w:rPr>
          <w:i w:val="1"/>
          <w:iCs w:val="1"/>
          <w:rtl w:val="0"/>
        </w:rPr>
        <w:t xml:space="preserve">Kum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rasambhava</w:t>
      </w:r>
      <w:r w:rsidDel="00000000" w:rsidR="00000000" w:rsidRPr="00000000">
        <w:rPr>
          <w:rtl w:val="0"/>
        </w:rPr>
        <w:t xml:space="preserve">" 2.28: Mallin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tha];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anu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nam:</w:t>
      </w:r>
      <w:r w:rsidDel="00000000" w:rsidR="00000000" w:rsidRPr="00000000">
        <w:rPr>
          <w:rtl w:val="0"/>
        </w:rPr>
        <w:t xml:space="preserve"> [arthasya]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paśc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ā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</w:t>
      </w:r>
      <w:r w:rsidDel="00000000" w:rsidR="00000000" w:rsidRPr="00000000">
        <w:rPr>
          <w:i w:val="1"/>
          <w:iCs w:val="1"/>
          <w:rtl w:val="0"/>
        </w:rPr>
        <w:t xml:space="preserve"> 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nam</w:t>
      </w:r>
      <w:r w:rsidDel="00000000" w:rsidR="00000000" w:rsidRPr="00000000">
        <w:rPr>
          <w:rtl w:val="0"/>
        </w:rPr>
        <w:t xml:space="preserve">, "выводное знание: [досл.] измерение вослед [объекту]" [Ньяя-бхашья к Ньяя-сутре 1.1.3];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pra</w:t>
      </w:r>
      <w:r w:rsidDel="00000000" w:rsidR="00000000" w:rsidRPr="00000000">
        <w:rPr>
          <w:i w:val="1"/>
          <w:iCs w:val="1"/>
          <w:rtl w:val="0"/>
        </w:rPr>
        <w:t xml:space="preserve">pit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maha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pra</w:t>
      </w:r>
      <w:r w:rsidDel="00000000" w:rsidR="00000000" w:rsidRPr="00000000">
        <w:rPr>
          <w:i w:val="1"/>
          <w:iCs w:val="1"/>
          <w:rtl w:val="0"/>
        </w:rPr>
        <w:t xml:space="preserve">gata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 pit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maha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"предшествующий дед, т. е. прадед".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4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gati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-tatpuruṣa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Татпуруши с префиксами, технически называемыми </w:t>
      </w:r>
      <w:r w:rsidDel="00000000" w:rsidR="00000000" w:rsidRPr="00000000">
        <w:rPr>
          <w:i w:val="1"/>
          <w:iCs w:val="1"/>
          <w:rtl w:val="0"/>
        </w:rPr>
        <w:t xml:space="preserve">gati.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sdt>
        <w:sdtPr>
          <w:id w:val="245652380"/>
          <w:tag w:val="goog_rdk_69"/>
        </w:sdtPr>
        <w:sdtContent>
          <w:commentRangeStart w:id="64"/>
        </w:sdtContent>
      </w:sdt>
      <w:r w:rsidDel="00000000" w:rsidR="00000000" w:rsidRPr="00000000">
        <w:rPr>
          <w:rtl w:val="0"/>
        </w:rPr>
        <w:t xml:space="preserve">Cр.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1.4.60‒79, отдельного полного списка префиксов-гати не существует; Префиксы из группы </w:t>
      </w:r>
      <w:r w:rsidDel="00000000" w:rsidR="00000000" w:rsidRPr="00000000">
        <w:rPr>
          <w:i w:val="1"/>
          <w:iCs w:val="1"/>
          <w:rtl w:val="0"/>
        </w:rPr>
        <w:t xml:space="preserve">pr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di</w:t>
      </w:r>
      <w:r w:rsidDel="00000000" w:rsidR="00000000" w:rsidRPr="00000000">
        <w:rPr>
          <w:rtl w:val="0"/>
        </w:rPr>
        <w:t xml:space="preserve"> и особые неизменяемые слова (</w:t>
      </w:r>
      <w:r w:rsidDel="00000000" w:rsidR="00000000" w:rsidRPr="00000000">
        <w:rPr>
          <w:i w:val="1"/>
          <w:iCs w:val="1"/>
          <w:rtl w:val="0"/>
        </w:rPr>
        <w:t xml:space="preserve">avyaya</w:t>
      </w:r>
      <w:r w:rsidDel="00000000" w:rsidR="00000000" w:rsidRPr="00000000">
        <w:rPr>
          <w:rtl w:val="0"/>
        </w:rPr>
        <w:t xml:space="preserve">) могут называться у Панини термином </w:t>
      </w:r>
      <w:r w:rsidDel="00000000" w:rsidR="00000000" w:rsidRPr="00000000">
        <w:rPr>
          <w:i w:val="1"/>
          <w:iCs w:val="1"/>
          <w:rtl w:val="0"/>
        </w:rPr>
        <w:t xml:space="preserve">gati</w:t>
      </w:r>
      <w:r w:rsidDel="00000000" w:rsidR="00000000" w:rsidRPr="00000000">
        <w:rPr>
          <w:rtl w:val="0"/>
        </w:rPr>
        <w:t xml:space="preserve">, если они используются с глаголами: </w:t>
      </w:r>
      <w:r w:rsidDel="00000000" w:rsidR="00000000" w:rsidRPr="00000000">
        <w:rPr>
          <w:i w:val="1"/>
          <w:iCs w:val="1"/>
          <w:rtl w:val="0"/>
        </w:rPr>
        <w:t xml:space="preserve">tiro</w:t>
      </w:r>
      <w:sdt>
        <w:sdtPr>
          <w:id w:val="-957450773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+√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puras</w:t>
      </w:r>
      <w:sdt>
        <w:sdtPr>
          <w:id w:val="-764416157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+ √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rtl w:val="0"/>
        </w:rPr>
        <w:t xml:space="preserve">. Они могут присоединяться к другому слову, при условии, что это не глагол, в результате получаются особые композиты-татпуруши.</w:t>
      </w:r>
      <w:commentRangeEnd w:id="64"/>
      <w:r w:rsidDel="00000000" w:rsidR="00000000" w:rsidRPr="00000000">
        <w:commentReference w:id="6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puras</w:t>
      </w:r>
      <w:r w:rsidDel="00000000" w:rsidR="00000000" w:rsidRPr="00000000">
        <w:rPr>
          <w:i w:val="1"/>
          <w:iCs w:val="1"/>
          <w:rtl w:val="0"/>
        </w:rPr>
        <w:t xml:space="preserve">kāraḥ</w:t>
      </w:r>
      <w:r w:rsidDel="00000000" w:rsidR="00000000" w:rsidRPr="00000000">
        <w:rPr>
          <w:rtl w:val="0"/>
        </w:rPr>
        <w:t xml:space="preserve">, "поставление вперёд, почитание";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tiro</w:t>
      </w:r>
      <w:r w:rsidDel="00000000" w:rsidR="00000000" w:rsidRPr="00000000">
        <w:rPr>
          <w:i w:val="1"/>
          <w:iCs w:val="1"/>
          <w:rtl w:val="0"/>
        </w:rPr>
        <w:t xml:space="preserve">bhāvaḥ</w:t>
      </w:r>
      <w:r w:rsidDel="00000000" w:rsidR="00000000" w:rsidRPr="00000000">
        <w:rPr>
          <w:rtl w:val="0"/>
        </w:rPr>
        <w:t xml:space="preserve">, "сокрытие, исчезновение";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astam</w:t>
      </w:r>
      <w:r w:rsidDel="00000000" w:rsidR="00000000" w:rsidRPr="00000000">
        <w:rPr>
          <w:i w:val="1"/>
          <w:iCs w:val="1"/>
          <w:rtl w:val="0"/>
        </w:rPr>
        <w:t xml:space="preserve">ayaḥ</w:t>
      </w:r>
      <w:r w:rsidDel="00000000" w:rsidR="00000000" w:rsidRPr="00000000">
        <w:rPr>
          <w:rtl w:val="0"/>
        </w:rPr>
        <w:t xml:space="preserve">, "закат";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alaṃ</w:t>
      </w:r>
      <w:r w:rsidDel="00000000" w:rsidR="00000000" w:rsidRPr="00000000">
        <w:rPr>
          <w:i w:val="1"/>
          <w:iCs w:val="1"/>
          <w:rtl w:val="0"/>
        </w:rPr>
        <w:t xml:space="preserve">kṛtiḥ</w:t>
      </w:r>
      <w:r w:rsidDel="00000000" w:rsidR="00000000" w:rsidRPr="00000000">
        <w:rPr>
          <w:rtl w:val="0"/>
        </w:rPr>
        <w:t xml:space="preserve">, "украшение";</w:t>
      </w:r>
    </w:p>
    <w:p w:rsidR="00000000" w:rsidDel="00000000" w:rsidP="00000000" w:rsidRDefault="00000000" w:rsidRPr="00000000" w14:paraId="000000E2">
      <w:pPr>
        <w:rPr/>
      </w:pPr>
      <w:sdt>
        <w:sdtPr>
          <w:id w:val="471660722"/>
          <w:tag w:val="goog_rdk_72"/>
        </w:sdtPr>
        <w:sdtContent>
          <w:commentRangeStart w:id="65"/>
        </w:sdtContent>
      </w:sdt>
      <w:r w:rsidDel="00000000" w:rsidR="00000000" w:rsidRPr="00000000">
        <w:rPr>
          <w:rtl w:val="0"/>
        </w:rPr>
        <w:t xml:space="preserve">Санскритские комментаторы обычно дают анализ композита отдельной фразой, состоящей из словоформ с восстановленными падежными окoнчаниями, или парафразой синонимами, а только затем даётся сам анализируемый композит.</w:t>
      </w:r>
      <w:commentRangeEnd w:id="65"/>
      <w:r w:rsidDel="00000000" w:rsidR="00000000" w:rsidRPr="00000000">
        <w:commentReference w:id="6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sdt>
        <w:sdtPr>
          <w:id w:val="-806663274"/>
          <w:tag w:val="goog_rdk_73"/>
        </w:sdtPr>
        <w:sdtContent>
          <w:commentRangeStart w:id="66"/>
        </w:sdtContent>
      </w:sdt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ñā</w:t>
      </w:r>
      <w:r w:rsidDel="00000000" w:rsidR="00000000" w:rsidRPr="00000000">
        <w:rPr>
          <w:i w:val="1"/>
          <w:iCs w:val="1"/>
          <w:rtl w:val="0"/>
        </w:rPr>
        <w:t xml:space="preserve">nam: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viśi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ṣṭ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ñā</w:t>
      </w:r>
      <w:r w:rsidDel="00000000" w:rsidR="00000000" w:rsidRPr="00000000">
        <w:rPr>
          <w:i w:val="1"/>
          <w:iCs w:val="1"/>
          <w:rtl w:val="0"/>
        </w:rPr>
        <w:t xml:space="preserve">nam</w:t>
      </w:r>
      <w:r w:rsidDel="00000000" w:rsidR="00000000" w:rsidRPr="00000000">
        <w:rPr>
          <w:rtl w:val="0"/>
        </w:rPr>
        <w:t xml:space="preserve">, "особое знание, т. е. специфическое знание". </w:t>
      </w:r>
      <w:commentRangeEnd w:id="66"/>
      <w:r w:rsidDel="00000000" w:rsidR="00000000" w:rsidRPr="00000000">
        <w:commentReference w:id="6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upapada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-tatpuruṣa</w:t>
      </w:r>
    </w:p>
    <w:p w:rsidR="00000000" w:rsidDel="00000000" w:rsidP="00000000" w:rsidRDefault="00000000" w:rsidRPr="00000000" w14:paraId="000000E6">
      <w:pPr>
        <w:jc w:val="both"/>
        <w:rPr/>
      </w:pPr>
      <w:r w:rsidDel="00000000" w:rsidR="00000000" w:rsidRPr="00000000">
        <w:rPr>
          <w:rtl w:val="0"/>
        </w:rPr>
        <w:t xml:space="preserve">Татпуруши этого типа (ср.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2.2.19 и т. д.) имеют в качестве правой или основной части первичное отглагольное образование типа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danta</w:t>
      </w:r>
      <w:r w:rsidDel="00000000" w:rsidR="00000000" w:rsidRPr="00000000">
        <w:rPr>
          <w:rtl w:val="0"/>
        </w:rPr>
        <w:t xml:space="preserve">, образующее завершённую смысловую единицу лишь в комбинации с левой частью, являющейся вспомогательным, дополнительным словом (</w:t>
      </w:r>
      <w:r w:rsidDel="00000000" w:rsidR="00000000" w:rsidRPr="00000000">
        <w:rPr>
          <w:i w:val="1"/>
          <w:iCs w:val="1"/>
          <w:rtl w:val="0"/>
        </w:rPr>
        <w:t xml:space="preserve">upapada</w:t>
      </w:r>
      <w:r w:rsidDel="00000000" w:rsidR="00000000" w:rsidRPr="00000000">
        <w:rPr>
          <w:rtl w:val="0"/>
        </w:rPr>
        <w:t xml:space="preserve">). Такие самасы не могут быть проанализированы лишь с использованием составляющих их частей, требуя для полного анализа дополнительных слов или парафразов.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i w:val="1"/>
          <w:iCs w:val="1"/>
          <w:rtl w:val="0"/>
        </w:rPr>
        <w:t xml:space="preserve">kumbhakāraḥ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kuṃbhaṃ karoti iti kumbhakāraḥ</w:t>
      </w:r>
      <w:r w:rsidDel="00000000" w:rsidR="00000000" w:rsidRPr="00000000">
        <w:rPr>
          <w:rtl w:val="0"/>
        </w:rPr>
        <w:t xml:space="preserve">, "некто, (кто) делает горшки, т. е. горшечник’;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i w:val="1"/>
          <w:iCs w:val="1"/>
          <w:rtl w:val="0"/>
        </w:rPr>
        <w:t xml:space="preserve">nagaragāmī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nagaraṃ gacchati iti nagaragāmī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nagara-gamana-śīlaḥ</w:t>
      </w:r>
      <w:r w:rsidDel="00000000" w:rsidR="00000000" w:rsidRPr="00000000">
        <w:rPr>
          <w:rtl w:val="0"/>
        </w:rPr>
        <w:t xml:space="preserve">, "тот, </w:t>
      </w:r>
      <w:sdt>
        <w:sdtPr>
          <w:id w:val="1889066524"/>
          <w:tag w:val="goog_rdk_74"/>
        </w:sdtPr>
        <w:sdtContent>
          <w:commentRangeStart w:id="67"/>
        </w:sdtContent>
      </w:sdt>
      <w:r w:rsidDel="00000000" w:rsidR="00000000" w:rsidRPr="00000000">
        <w:rPr>
          <w:rtl w:val="0"/>
        </w:rPr>
        <w:t xml:space="preserve">кто идёт в город, т. е. идущий в город,</w:t>
      </w:r>
      <w:commentRangeEnd w:id="67"/>
      <w:r w:rsidDel="00000000" w:rsidR="00000000" w:rsidRPr="00000000">
        <w:commentReference w:id="67"/>
      </w:r>
      <w:r w:rsidDel="00000000" w:rsidR="00000000" w:rsidRPr="00000000">
        <w:rPr>
          <w:rtl w:val="0"/>
        </w:rPr>
        <w:t xml:space="preserve"> т. е. обычно ходящий в город";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i w:val="1"/>
          <w:iCs w:val="1"/>
          <w:rtl w:val="0"/>
        </w:rPr>
        <w:t xml:space="preserve">manujaḥ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manoḥ jātaḥ</w:t>
      </w:r>
      <w:r w:rsidDel="00000000" w:rsidR="00000000" w:rsidRPr="00000000">
        <w:rPr>
          <w:rtl w:val="0"/>
        </w:rPr>
        <w:t xml:space="preserve">, "родившийся от (первочеловека) Ману, т. е. (любой) человек";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i w:val="1"/>
          <w:iCs w:val="1"/>
          <w:rtl w:val="0"/>
        </w:rPr>
        <w:t xml:space="preserve">mantrakṛt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mantrāṇāṃ sraṣṭā iti mantrakṛt</w:t>
      </w:r>
      <w:r w:rsidDel="00000000" w:rsidR="00000000" w:rsidRPr="00000000">
        <w:rPr>
          <w:rtl w:val="0"/>
        </w:rPr>
        <w:t xml:space="preserve">, "создатель/сочинитель мантр", т. е. (букв.) "делающий/творящий мантры";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i w:val="1"/>
          <w:iCs w:val="1"/>
          <w:rtl w:val="0"/>
        </w:rPr>
        <w:t xml:space="preserve">sāmagaḥ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sāma gāyati iti sāmagaḥ</w:t>
      </w:r>
      <w:r w:rsidDel="00000000" w:rsidR="00000000" w:rsidRPr="00000000">
        <w:rPr>
          <w:rtl w:val="0"/>
        </w:rPr>
        <w:t xml:space="preserve">, "Поющий распевы (</w:t>
      </w:r>
      <w:r w:rsidDel="00000000" w:rsidR="00000000" w:rsidRPr="00000000">
        <w:rPr>
          <w:i w:val="1"/>
          <w:iCs w:val="1"/>
          <w:rtl w:val="0"/>
        </w:rPr>
        <w:t xml:space="preserve">sāman</w:t>
      </w:r>
      <w:r w:rsidDel="00000000" w:rsidR="00000000" w:rsidRPr="00000000">
        <w:rPr>
          <w:rtl w:val="0"/>
        </w:rPr>
        <w:t xml:space="preserve">) из Самаведы";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Эпитет-кеннинг</w:t>
      </w:r>
      <w:r w:rsidDel="00000000" w:rsidR="00000000" w:rsidRPr="00000000">
        <w:rPr>
          <w:i w:val="1"/>
          <w:iCs w:val="1"/>
          <w:rtl w:val="0"/>
        </w:rPr>
        <w:t xml:space="preserve"> dvipaḥ</w:t>
      </w:r>
      <w:r w:rsidDel="00000000" w:rsidR="00000000" w:rsidRPr="00000000">
        <w:rPr>
          <w:rtl w:val="0"/>
        </w:rPr>
        <w:t xml:space="preserve">, обозначающий "слонa", является упапада-татпурушей: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dvi</w:t>
      </w:r>
      <w:r w:rsidDel="00000000" w:rsidR="00000000" w:rsidRPr="00000000">
        <w:rPr>
          <w:i w:val="1"/>
          <w:iCs w:val="1"/>
          <w:rtl w:val="0"/>
        </w:rPr>
        <w:t xml:space="preserve">dhā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</w:t>
      </w:r>
      <w:r w:rsidDel="00000000" w:rsidR="00000000" w:rsidRPr="00000000">
        <w:rPr>
          <w:i w:val="1"/>
          <w:iCs w:val="1"/>
          <w:rtl w:val="0"/>
        </w:rPr>
        <w:t xml:space="preserve">bati iti dvipaḥ</w:t>
      </w:r>
      <w:r w:rsidDel="00000000" w:rsidR="00000000" w:rsidRPr="00000000">
        <w:rPr>
          <w:rtl w:val="0"/>
        </w:rPr>
        <w:t xml:space="preserve">, "он пьёт дважды, поэтому [называется] дважды-пьющий, т. е. слон".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 Особые татпуруши-исключения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aluk-samāsa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F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Татпуруши с первой частью, сохранившей падежное окончание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Более подробно об этих композитах можно узнать из "Восьмикнижия" Панини (см., например, доступное в Интернете издание Р. Н. Шармы, в котором даны не только переводы на английский самих сутр-правил Панини, но и конкретные примеры к тем или иным сутрам с их английскими переводами, взятые из индийских грамматических комментариев-трактатов, в основном из "</w:t>
      </w:r>
      <w:r w:rsidDel="00000000" w:rsidR="00000000" w:rsidRPr="00000000">
        <w:rPr>
          <w:i w:val="1"/>
          <w:iCs w:val="1"/>
          <w:rtl w:val="0"/>
        </w:rPr>
        <w:t xml:space="preserve">Кашики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kāśikāvṛtti</w:t>
      </w:r>
      <w:r w:rsidDel="00000000" w:rsidR="00000000" w:rsidRPr="00000000">
        <w:rPr>
          <w:rtl w:val="0"/>
        </w:rPr>
        <w:t xml:space="preserve">) Джаядитьи Ваманы (ок. 7 в. н. э.</w:t>
      </w:r>
      <w:sdt>
        <w:sdtPr>
          <w:id w:val="-1764440265"/>
          <w:tag w:val="goog_rdk_75"/>
        </w:sdtPr>
        <w:sdtContent>
          <w:commentRangeStart w:id="68"/>
        </w:sdtContent>
      </w:sdt>
      <w:r w:rsidDel="00000000" w:rsidR="00000000" w:rsidRPr="00000000">
        <w:rPr>
          <w:rtl w:val="0"/>
        </w:rPr>
        <w:t xml:space="preserve">).</w:t>
      </w:r>
      <w:commentRangeEnd w:id="68"/>
      <w:r w:rsidDel="00000000" w:rsidR="00000000" w:rsidRPr="00000000">
        <w:commentReference w:id="6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708"/>
        <w:rPr/>
      </w:pPr>
      <w:r w:rsidDel="00000000" w:rsidR="00000000" w:rsidRPr="00000000">
        <w:rPr>
          <w:rtl w:val="0"/>
        </w:rPr>
        <w:t xml:space="preserve">Темa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  <w:t xml:space="preserve">"алук-самас" вводится в "Восьмикнижии" сутрой-заголовком (</w:t>
      </w:r>
      <w:r w:rsidDel="00000000" w:rsidR="00000000" w:rsidRPr="00000000">
        <w:rPr>
          <w:i w:val="1"/>
          <w:iCs w:val="1"/>
          <w:rtl w:val="0"/>
        </w:rPr>
        <w:t xml:space="preserve">adhikāra-sūtra</w:t>
      </w:r>
      <w:r w:rsidDel="00000000" w:rsidR="00000000" w:rsidRPr="00000000">
        <w:rPr>
          <w:rtl w:val="0"/>
        </w:rPr>
        <w:t xml:space="preserve">) Пан. 6.3.1 </w:t>
      </w:r>
      <w:r w:rsidDel="00000000" w:rsidR="00000000" w:rsidRPr="00000000">
        <w:rPr>
          <w:i w:val="1"/>
          <w:iCs w:val="1"/>
          <w:rtl w:val="0"/>
        </w:rPr>
        <w:t xml:space="preserve">alug uttarapade</w:t>
      </w:r>
      <w:r w:rsidDel="00000000" w:rsidR="00000000" w:rsidRPr="00000000">
        <w:rPr>
          <w:rtl w:val="0"/>
        </w:rPr>
        <w:t xml:space="preserve">, "</w:t>
      </w:r>
      <w:sdt>
        <w:sdtPr>
          <w:id w:val="1166203339"/>
          <w:tag w:val="goog_rdk_76"/>
        </w:sdtPr>
        <w:sdtContent>
          <w:commentRangeStart w:id="69"/>
        </w:sdtContent>
      </w:sdt>
      <w:r w:rsidDel="00000000" w:rsidR="00000000" w:rsidRPr="00000000">
        <w:rPr>
          <w:rtl w:val="0"/>
        </w:rPr>
        <w:t xml:space="preserve">Перед второй частью</w:t>
      </w:r>
      <w:commentRangeEnd w:id="69"/>
      <w:r w:rsidDel="00000000" w:rsidR="00000000" w:rsidRPr="00000000">
        <w:commentReference w:id="69"/>
      </w:r>
      <w:r w:rsidDel="00000000" w:rsidR="00000000" w:rsidRPr="00000000">
        <w:rPr>
          <w:rtl w:val="0"/>
        </w:rPr>
        <w:t xml:space="preserve"> (т. е. в слове, являющемся первой, левой частью сложного слова) не происходит элизии (т. е. выпадения) падежного окончания". Далее у Панини следует целый ряд сутр, определяющих конкретные условия отсутствия элизии (выпадения) того или иного падежного окончания при разных условиях. Однако подробное описание всех этих условий с конкретными примерами выходит за рамки краткого справочного пособия, поэтому ограничимся всего несколькими примерами татпуруш такого типа, достаточно часто встречающихся в самых обычных, популярных санскритских произведениях (напр. в Рамаяне или Махабхарате)</w:t>
      </w:r>
      <w:sdt>
        <w:sdtPr>
          <w:id w:val="-638554728"/>
          <w:tag w:val="goog_rdk_77"/>
        </w:sdtPr>
        <w:sdtContent>
          <w:commentRangeStart w:id="70"/>
        </w:sdtContent>
      </w:sdt>
      <w:r w:rsidDel="00000000" w:rsidR="00000000" w:rsidRPr="00000000">
        <w:rPr>
          <w:rtl w:val="0"/>
        </w:rPr>
        <w:t xml:space="preserve">.:</w:t>
      </w:r>
      <w:commentRangeEnd w:id="70"/>
      <w:r w:rsidDel="00000000" w:rsidR="00000000" w:rsidRPr="00000000">
        <w:commentReference w:id="7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firstLine="708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i w:val="1"/>
          <w:iCs w:val="1"/>
          <w:rtl w:val="0"/>
        </w:rPr>
        <w:t xml:space="preserve">van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caraḥ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vane caratīti vanecaraḥ</w:t>
      </w:r>
      <w:r w:rsidDel="00000000" w:rsidR="00000000" w:rsidRPr="00000000">
        <w:rPr>
          <w:rtl w:val="0"/>
        </w:rPr>
        <w:t xml:space="preserve">, "(некто, кто) бродит по лесу, лесной бродяга (т. е. люди, животные, чудовища-демоны)";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i w:val="1"/>
          <w:iCs w:val="1"/>
          <w:rtl w:val="0"/>
        </w:rPr>
        <w:t xml:space="preserve">paṅk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ruham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paṅke rohatīti paṅkeruham</w:t>
      </w:r>
      <w:r w:rsidDel="00000000" w:rsidR="00000000" w:rsidRPr="00000000">
        <w:rPr>
          <w:rtl w:val="0"/>
        </w:rPr>
        <w:t xml:space="preserve">, "он растёт в иле и поэтому (называется) илорастущий (т. е. лотос)";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i w:val="1"/>
          <w:iCs w:val="1"/>
          <w:rtl w:val="0"/>
        </w:rPr>
        <w:t xml:space="preserve">manas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jñāyī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manasā jānāti iti</w:t>
      </w:r>
      <w:r w:rsidDel="00000000" w:rsidR="00000000" w:rsidRPr="00000000">
        <w:rPr>
          <w:rtl w:val="0"/>
        </w:rPr>
        <w:t xml:space="preserve">, "тот, кто осознаёт (природу вещей) п</w:t>
      </w:r>
      <w:sdt>
        <w:sdtPr>
          <w:id w:val="563744896"/>
          <w:tag w:val="goog_rdk_78"/>
        </w:sdtPr>
        <w:sdtContent>
          <w:commentRangeStart w:id="71"/>
        </w:sdtContent>
      </w:sdt>
      <w:r w:rsidDel="00000000" w:rsidR="00000000" w:rsidRPr="00000000">
        <w:rPr>
          <w:rtl w:val="0"/>
        </w:rPr>
        <w:t xml:space="preserve">осредством ума (т. е. интуитивно)"</w:t>
      </w:r>
      <w:commentRangeEnd w:id="71"/>
      <w:r w:rsidDel="00000000" w:rsidR="00000000" w:rsidRPr="00000000">
        <w:commentReference w:id="71"/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i w:val="1"/>
          <w:iCs w:val="1"/>
          <w:rtl w:val="0"/>
        </w:rPr>
        <w:t xml:space="preserve">yudh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ṣṭhiraḥ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yudhi sthiraḥ iti yudhiṣṭhiraḥ</w:t>
      </w:r>
      <w:r w:rsidDel="00000000" w:rsidR="00000000" w:rsidRPr="00000000">
        <w:rPr>
          <w:rtl w:val="0"/>
        </w:rPr>
        <w:t xml:space="preserve">, </w:t>
      </w:r>
      <w:sdt>
        <w:sdtPr>
          <w:id w:val="-1738291330"/>
          <w:tag w:val="goog_rdk_79"/>
        </w:sdtPr>
        <w:sdtContent>
          <w:commentRangeStart w:id="72"/>
        </w:sdtContent>
      </w:sdt>
      <w:r w:rsidDel="00000000" w:rsidR="00000000" w:rsidRPr="00000000">
        <w:rPr>
          <w:rtl w:val="0"/>
        </w:rPr>
        <w:t xml:space="preserve">"Юдхиштхира (старший из братьев Пандавов): стойкий в битве";</w:t>
      </w:r>
      <w:commentRangeEnd w:id="72"/>
      <w:r w:rsidDel="00000000" w:rsidR="00000000" w:rsidRPr="00000000">
        <w:commentReference w:id="7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i w:val="1"/>
          <w:iCs w:val="1"/>
          <w:rtl w:val="0"/>
        </w:rPr>
        <w:t xml:space="preserve">div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rtl w:val="0"/>
        </w:rPr>
        <w:t xml:space="preserve">jaḥ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divi jātaḥ iti divijaḥ</w:t>
      </w:r>
      <w:r w:rsidDel="00000000" w:rsidR="00000000" w:rsidRPr="00000000">
        <w:rPr>
          <w:rtl w:val="0"/>
        </w:rPr>
        <w:t xml:space="preserve">, "рождённый на небе";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i w:val="1"/>
          <w:iCs w:val="1"/>
          <w:rtl w:val="0"/>
        </w:rPr>
        <w:t xml:space="preserve">grāmevāsī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grāme vasati iti grāmevāsī</w:t>
      </w:r>
      <w:r w:rsidDel="00000000" w:rsidR="00000000" w:rsidRPr="00000000">
        <w:rPr>
          <w:rtl w:val="0"/>
        </w:rPr>
        <w:t xml:space="preserve">, "живущий в деревне / житель деревни";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i w:val="1"/>
          <w:iCs w:val="1"/>
          <w:rtl w:val="0"/>
        </w:rPr>
        <w:t xml:space="preserve">caura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sya</w:t>
      </w:r>
      <w:r w:rsidDel="00000000" w:rsidR="00000000" w:rsidRPr="00000000">
        <w:rPr>
          <w:i w:val="1"/>
          <w:iCs w:val="1"/>
          <w:rtl w:val="0"/>
        </w:rPr>
        <w:t xml:space="preserve">kulam</w:t>
      </w:r>
      <w:r w:rsidDel="00000000" w:rsidR="00000000" w:rsidRPr="00000000">
        <w:rPr>
          <w:rtl w:val="0"/>
        </w:rPr>
        <w:t xml:space="preserve">, "семейство вора";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i w:val="1"/>
          <w:iCs w:val="1"/>
          <w:rtl w:val="0"/>
        </w:rPr>
        <w:t xml:space="preserve">pi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tur</w:t>
      </w:r>
      <w:r w:rsidDel="00000000" w:rsidR="00000000" w:rsidRPr="00000000">
        <w:rPr>
          <w:i w:val="1"/>
          <w:iCs w:val="1"/>
          <w:rtl w:val="0"/>
        </w:rPr>
        <w:t xml:space="preserve">ant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vāsī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pituḥ an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</w:t>
      </w:r>
      <w:r w:rsidDel="00000000" w:rsidR="00000000" w:rsidRPr="00000000">
        <w:rPr>
          <w:i w:val="1"/>
          <w:iCs w:val="1"/>
          <w:rtl w:val="0"/>
        </w:rPr>
        <w:t xml:space="preserve">vāsī</w:t>
      </w:r>
      <w:r w:rsidDel="00000000" w:rsidR="00000000" w:rsidRPr="00000000">
        <w:rPr>
          <w:rtl w:val="0"/>
        </w:rPr>
        <w:t xml:space="preserve">, "ученик отца".</w:t>
      </w:r>
    </w:p>
    <w:p w:rsidR="00000000" w:rsidDel="00000000" w:rsidP="00000000" w:rsidRDefault="00000000" w:rsidRPr="00000000" w14:paraId="000000FD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Слова типа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pṛṣodarādi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Ср.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āṇini</w:t>
      </w:r>
      <w:r w:rsidDel="00000000" w:rsidR="00000000" w:rsidRPr="00000000">
        <w:rPr>
          <w:rtl w:val="0"/>
        </w:rPr>
        <w:t xml:space="preserve"> 6.3.109; Такие композиты aнализируются как особые исключения, татпуруши или бахуврихи (см.), отдельные части которых описываются как сильно изменённые по сравнению с изначальными словами, составляющими композит.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i w:val="1"/>
          <w:iCs w:val="1"/>
          <w:rtl w:val="0"/>
        </w:rPr>
        <w:t xml:space="preserve">balāhakāḥ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vāhakāḥ varīṇām</w:t>
      </w:r>
      <w:r w:rsidDel="00000000" w:rsidR="00000000" w:rsidRPr="00000000">
        <w:rPr>
          <w:rtl w:val="0"/>
        </w:rPr>
        <w:t xml:space="preserve">, "</w:t>
      </w:r>
      <w:sdt>
        <w:sdtPr>
          <w:id w:val="-650782700"/>
          <w:tag w:val="goog_rdk_80"/>
        </w:sdtPr>
        <w:sdtContent>
          <w:commentRangeStart w:id="73"/>
        </w:sdtContent>
      </w:sdt>
      <w:r w:rsidDel="00000000" w:rsidR="00000000" w:rsidRPr="00000000">
        <w:rPr>
          <w:rtl w:val="0"/>
        </w:rPr>
        <w:t xml:space="preserve">Д</w:t>
      </w:r>
      <w:commentRangeEnd w:id="73"/>
      <w:r w:rsidDel="00000000" w:rsidR="00000000" w:rsidRPr="00000000">
        <w:commentReference w:id="73"/>
      </w:r>
      <w:r w:rsidDel="00000000" w:rsidR="00000000" w:rsidRPr="00000000">
        <w:rPr>
          <w:rtl w:val="0"/>
        </w:rPr>
        <w:t xml:space="preserve">ождевые облака, т. е. те, которые несут воды".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ta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vanasya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udakasya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ta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m 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bandho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)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yasya</w:t>
      </w:r>
      <w:r w:rsidDel="00000000" w:rsidR="00000000" w:rsidRPr="00000000">
        <w:rPr>
          <w:rtl w:val="0"/>
        </w:rPr>
        <w:t xml:space="preserve">, "тот, для которого имеется связанность жизни (т. е. воды): см. бахуврихи;</w:t>
      </w:r>
    </w:p>
    <w:p w:rsidR="00000000" w:rsidDel="00000000" w:rsidP="00000000" w:rsidRDefault="00000000" w:rsidRPr="00000000" w14:paraId="00000102">
      <w:pPr>
        <w:rPr/>
      </w:pPr>
      <w:sdt>
        <w:sdtPr>
          <w:id w:val="1277245070"/>
          <w:tag w:val="goog_rdk_81"/>
        </w:sdtPr>
        <w:sdtContent>
          <w:commentRangeStart w:id="74"/>
        </w:sdtContent>
      </w:sdt>
      <w:r w:rsidDel="00000000" w:rsidR="00000000" w:rsidRPr="00000000">
        <w:rPr>
          <w:i w:val="1"/>
          <w:iCs w:val="1"/>
          <w:rtl w:val="0"/>
        </w:rPr>
        <w:t xml:space="preserve">śmaś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śm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śav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āḥ</w:t>
      </w:r>
      <w:r w:rsidDel="00000000" w:rsidR="00000000" w:rsidRPr="00000000">
        <w:rPr>
          <w:i w:val="1"/>
          <w:iCs w:val="1"/>
          <w:rtl w:val="0"/>
        </w:rPr>
        <w:t xml:space="preserve"> śerate atra</w:t>
      </w:r>
      <w:r w:rsidDel="00000000" w:rsidR="00000000" w:rsidRPr="00000000">
        <w:rPr>
          <w:rtl w:val="0"/>
        </w:rPr>
        <w:t xml:space="preserve">, "кладбище: тела, то естъ трупы, покоятся здесь".</w:t>
      </w:r>
      <w:commentRangeEnd w:id="74"/>
      <w:r w:rsidDel="00000000" w:rsidR="00000000" w:rsidRPr="00000000">
        <w:commentReference w:id="7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Татпуруши с семантически главной первой частью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 и татпуруши-идиомы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sdt>
        <w:sdtPr>
          <w:id w:val="-1117561958"/>
          <w:tag w:val="goog_rdk_82"/>
        </w:sdtPr>
        <w:sdtContent>
          <w:commentRangeStart w:id="75"/>
        </w:sdtContent>
      </w:sdt>
      <w:r w:rsidDel="00000000" w:rsidR="00000000" w:rsidRPr="00000000">
        <w:rPr>
          <w:sz w:val="28"/>
          <w:szCs w:val="28"/>
          <w:rtl w:val="0"/>
        </w:rPr>
        <w:t xml:space="preserve">Cр.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mayūra-vyaṃsaka</w:t>
      </w:r>
      <w:r w:rsidDel="00000000" w:rsidR="00000000" w:rsidRPr="00000000">
        <w:rPr>
          <w:sz w:val="28"/>
          <w:szCs w:val="28"/>
          <w:rtl w:val="0"/>
        </w:rPr>
        <w:t xml:space="preserve">, P</w:t>
      </w:r>
      <w:r w:rsidDel="00000000" w:rsidR="00000000" w:rsidRPr="00000000">
        <w:rPr>
          <w:rFonts w:ascii="Gandhari Unicode" w:cs="Gandhari Unicode" w:eastAsia="Gandhari Unicode" w:hAnsi="Gandhari Unicode"/>
          <w:sz w:val="28"/>
          <w:szCs w:val="28"/>
          <w:rtl w:val="0"/>
        </w:rPr>
        <w:t xml:space="preserve">āṇ</w:t>
      </w:r>
      <w:r w:rsidDel="00000000" w:rsidR="00000000" w:rsidRPr="00000000">
        <w:rPr>
          <w:sz w:val="28"/>
          <w:szCs w:val="28"/>
          <w:rtl w:val="0"/>
        </w:rPr>
        <w:t xml:space="preserve">ini 2.1.72</w:t>
      </w:r>
      <w:commentRangeEnd w:id="75"/>
      <w:r w:rsidDel="00000000" w:rsidR="00000000" w:rsidRPr="00000000">
        <w:commentReference w:id="7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Строго говоря, некоторые такие татпуруши относятся к категории кармадхарай, т. е. это согласованные по падежу татпуруши (</w:t>
      </w:r>
      <w:r w:rsidDel="00000000" w:rsidR="00000000" w:rsidRPr="00000000">
        <w:rPr>
          <w:i w:val="1"/>
          <w:iCs w:val="1"/>
          <w:rtl w:val="0"/>
        </w:rPr>
        <w:t xml:space="preserve">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dhikara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a-tatpuru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), в которых ситаксически доминирует первая часть, что является нарушением семантики "нормальной татпуруши".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Это такие чрезвычайно часто встречающиеся и потому очень важные татпуруши, некоторые из которых можно описать такими формулами, как X-</w:t>
      </w:r>
      <w:r w:rsidDel="00000000" w:rsidR="00000000" w:rsidRPr="00000000">
        <w:rPr>
          <w:i w:val="1"/>
          <w:iCs w:val="1"/>
          <w:rtl w:val="0"/>
        </w:rPr>
        <w:t xml:space="preserve">antaram</w:t>
      </w:r>
      <w:r w:rsidDel="00000000" w:rsidR="00000000" w:rsidRPr="00000000">
        <w:rPr>
          <w:rtl w:val="0"/>
        </w:rPr>
        <w:t xml:space="preserve"> ("другой Х"), X-</w:t>
      </w:r>
      <w:r w:rsidDel="00000000" w:rsidR="00000000" w:rsidRPr="00000000">
        <w:rPr>
          <w:i w:val="1"/>
          <w:iCs w:val="1"/>
          <w:rtl w:val="0"/>
        </w:rPr>
        <w:t xml:space="preserve">mātram</w:t>
      </w:r>
      <w:r w:rsidDel="00000000" w:rsidR="00000000" w:rsidRPr="00000000">
        <w:rPr>
          <w:rtl w:val="0"/>
        </w:rPr>
        <w:t xml:space="preserve"> ("всего лишь Х") и X-</w:t>
      </w:r>
      <w:r w:rsidDel="00000000" w:rsidR="00000000" w:rsidRPr="00000000">
        <w:rPr>
          <w:i w:val="1"/>
          <w:iCs w:val="1"/>
          <w:rtl w:val="0"/>
        </w:rPr>
        <w:t xml:space="preserve">viśeṣaḥ </w:t>
      </w:r>
      <w:r w:rsidDel="00000000" w:rsidR="00000000" w:rsidRPr="00000000">
        <w:rPr>
          <w:rtl w:val="0"/>
        </w:rPr>
        <w:t xml:space="preserve">("особый Х"). 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i w:val="1"/>
          <w:iCs w:val="1"/>
          <w:rtl w:val="0"/>
        </w:rPr>
        <w:t xml:space="preserve">vanāntaram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anyaṃ vanam</w:t>
      </w:r>
      <w:r w:rsidDel="00000000" w:rsidR="00000000" w:rsidRPr="00000000">
        <w:rPr>
          <w:rtl w:val="0"/>
        </w:rPr>
        <w:t xml:space="preserve">, "другой лес"; </w:t>
      </w:r>
    </w:p>
    <w:p w:rsidR="00000000" w:rsidDel="00000000" w:rsidP="00000000" w:rsidRDefault="00000000" w:rsidRPr="00000000" w14:paraId="00000109">
      <w:pPr>
        <w:rPr/>
      </w:pPr>
      <w:sdt>
        <w:sdtPr>
          <w:id w:val="1157683224"/>
          <w:tag w:val="goog_rdk_83"/>
        </w:sdtPr>
        <w:sdtContent>
          <w:commentRangeStart w:id="76"/>
        </w:sdtContent>
      </w:sdt>
      <w:r w:rsidDel="00000000" w:rsidR="00000000" w:rsidRPr="00000000">
        <w:rPr>
          <w:i w:val="1"/>
          <w:iCs w:val="1"/>
          <w:rtl w:val="0"/>
        </w:rPr>
        <w:t xml:space="preserve">vanāntarād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anyasmād vanāt</w:t>
      </w:r>
      <w:r w:rsidDel="00000000" w:rsidR="00000000" w:rsidRPr="00000000">
        <w:rPr>
          <w:rtl w:val="0"/>
        </w:rPr>
        <w:t xml:space="preserve">, "из другого, т. е. из иного леса";</w:t>
      </w:r>
      <w:commentRangeEnd w:id="76"/>
      <w:r w:rsidDel="00000000" w:rsidR="00000000" w:rsidRPr="00000000">
        <w:commentReference w:id="7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i w:val="1"/>
          <w:iCs w:val="1"/>
          <w:rtl w:val="0"/>
        </w:rPr>
        <w:t xml:space="preserve">rājāntaram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anyo rājā</w:t>
      </w:r>
      <w:r w:rsidDel="00000000" w:rsidR="00000000" w:rsidRPr="00000000">
        <w:rPr>
          <w:rtl w:val="0"/>
        </w:rPr>
        <w:t xml:space="preserve">, "иной/другой царь";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i w:val="1"/>
          <w:iCs w:val="1"/>
          <w:rtl w:val="0"/>
        </w:rPr>
        <w:t xml:space="preserve">deśāntaram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anya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 de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"другая страна";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i w:val="1"/>
          <w:iCs w:val="1"/>
          <w:rtl w:val="0"/>
        </w:rPr>
        <w:t xml:space="preserve">pāṭhāntaram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anya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 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āṭ</w:t>
      </w:r>
      <w:r w:rsidDel="00000000" w:rsidR="00000000" w:rsidRPr="00000000">
        <w:rPr>
          <w:i w:val="1"/>
          <w:iCs w:val="1"/>
          <w:rtl w:val="0"/>
        </w:rPr>
        <w:t xml:space="preserve">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"другое чтение (разночтение, напр. в рукописи)";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i w:val="1"/>
          <w:iCs w:val="1"/>
          <w:rtl w:val="0"/>
        </w:rPr>
        <w:t xml:space="preserve">dehamātram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deha eva</w:t>
      </w:r>
      <w:r w:rsidDel="00000000" w:rsidR="00000000" w:rsidRPr="00000000">
        <w:rPr>
          <w:rtl w:val="0"/>
        </w:rPr>
        <w:t xml:space="preserve">, "именно / всего лишь тело: ничто иное, как тело";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i w:val="1"/>
          <w:iCs w:val="1"/>
          <w:rtl w:val="0"/>
        </w:rPr>
        <w:t xml:space="preserve">rūpaviśeṣaḥ</w:t>
      </w:r>
      <w:r w:rsidDel="00000000" w:rsidR="00000000" w:rsidRPr="00000000">
        <w:rPr>
          <w:rtl w:val="0"/>
        </w:rPr>
        <w:t xml:space="preserve">, "особая форма/природа";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i w:val="1"/>
          <w:iCs w:val="1"/>
          <w:rtl w:val="0"/>
        </w:rPr>
        <w:t xml:space="preserve">puṣpa-viśeṣaḥ</w:t>
      </w:r>
      <w:r w:rsidDel="00000000" w:rsidR="00000000" w:rsidRPr="00000000">
        <w:rPr>
          <w:rtl w:val="0"/>
        </w:rPr>
        <w:t xml:space="preserve">, "особый цветок".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i w:val="1"/>
          <w:iCs w:val="1"/>
          <w:rtl w:val="0"/>
        </w:rPr>
        <w:t xml:space="preserve">vṛkṣa-viśeṣaḥ</w:t>
      </w:r>
      <w:r w:rsidDel="00000000" w:rsidR="00000000" w:rsidRPr="00000000">
        <w:rPr>
          <w:rtl w:val="0"/>
        </w:rPr>
        <w:t xml:space="preserve">, "особое дерево", т. е. "особый вид/род/порода дерева".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madhyamapadalopin 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Особым подтипом татпуруши можно считать композит с выпавшим средним элементом, который </w:t>
      </w:r>
      <w:sdt>
        <w:sdtPr>
          <w:id w:val="-1653065026"/>
          <w:tag w:val="goog_rdk_84"/>
        </w:sdtPr>
        <w:sdtContent>
          <w:commentRangeStart w:id="77"/>
        </w:sdtContent>
      </w:sdt>
      <w:r w:rsidDel="00000000" w:rsidR="00000000" w:rsidRPr="00000000">
        <w:rPr>
          <w:rtl w:val="0"/>
        </w:rPr>
        <w:t xml:space="preserve">следует дополнить мысленно</w:t>
      </w:r>
      <w:commentRangeEnd w:id="77"/>
      <w:r w:rsidDel="00000000" w:rsidR="00000000" w:rsidRPr="00000000">
        <w:commentReference w:id="7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i w:val="1"/>
          <w:iCs w:val="1"/>
          <w:rtl w:val="0"/>
        </w:rPr>
        <w:t xml:space="preserve">śākapārthivaḥ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śākapriyaḥ pārthivaḥ</w:t>
      </w:r>
      <w:r w:rsidDel="00000000" w:rsidR="00000000" w:rsidRPr="00000000">
        <w:rPr>
          <w:rtl w:val="0"/>
        </w:rPr>
        <w:t xml:space="preserve">, "царь-любитель овощей";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i w:val="1"/>
          <w:iCs w:val="1"/>
          <w:rtl w:val="0"/>
        </w:rPr>
        <w:t xml:space="preserve">devabrāhmaṇaḥ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devapūjako brāhmaṇaḥ</w:t>
      </w:r>
      <w:r w:rsidDel="00000000" w:rsidR="00000000" w:rsidRPr="00000000">
        <w:rPr>
          <w:rtl w:val="0"/>
        </w:rPr>
        <w:t xml:space="preserve">, "брахман, почитатель богов".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rPr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I.2.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Karmadh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raya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Кармадхарая — </w:t>
      </w:r>
      <w:r w:rsidDel="00000000" w:rsidR="00000000" w:rsidRPr="00000000">
        <w:rPr>
          <w:i w:val="1"/>
          <w:iCs w:val="1"/>
          <w:rtl w:val="0"/>
        </w:rPr>
        <w:t xml:space="preserve">samānādhikaraṇa-tatpuruṣa,</w:t>
      </w:r>
      <w:r w:rsidDel="00000000" w:rsidR="00000000" w:rsidRPr="00000000">
        <w:rPr>
          <w:rtl w:val="0"/>
        </w:rPr>
        <w:t xml:space="preserve"> татпурша, оба части которой согласованы, конгруэнтны по падежу, т. е. при анализе находятся в одном падеже; таким образом, </w:t>
      </w:r>
      <w:r w:rsidDel="00000000" w:rsidR="00000000" w:rsidRPr="00000000">
        <w:rPr>
          <w:b w:val="1"/>
          <w:bCs w:val="1"/>
          <w:rtl w:val="0"/>
        </w:rPr>
        <w:t xml:space="preserve">кармадхарая</w:t>
      </w:r>
      <w:r w:rsidDel="00000000" w:rsidR="00000000" w:rsidRPr="00000000">
        <w:rPr>
          <w:rtl w:val="0"/>
        </w:rPr>
        <w:t xml:space="preserve"> является особым </w:t>
      </w:r>
      <w:r w:rsidDel="00000000" w:rsidR="00000000" w:rsidRPr="00000000">
        <w:rPr>
          <w:b w:val="1"/>
          <w:bCs w:val="1"/>
          <w:rtl w:val="0"/>
        </w:rPr>
        <w:t xml:space="preserve">подклассом татпуруши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19">
      <w:pPr>
        <w:tabs>
          <w:tab w:val="left" w:leader="none" w:pos="397"/>
        </w:tabs>
        <w:jc w:val="both"/>
        <w:rPr/>
      </w:pPr>
      <w:sdt>
        <w:sdtPr>
          <w:id w:val="1603281820"/>
          <w:tag w:val="goog_rdk_85"/>
        </w:sdtPr>
        <w:sdtContent>
          <w:commentRangeStart w:id="78"/>
        </w:sdtContent>
      </w:sdt>
      <w:r w:rsidDel="00000000" w:rsidR="00000000" w:rsidRPr="00000000">
        <w:rPr>
          <w:rtl w:val="0"/>
        </w:rPr>
        <w:t xml:space="preserve">Почему следует знать/понимать традиционные формулы анализа (</w:t>
      </w:r>
      <w:r w:rsidDel="00000000" w:rsidR="00000000" w:rsidRPr="00000000">
        <w:rPr>
          <w:i w:val="1"/>
          <w:iCs w:val="1"/>
          <w:rtl w:val="0"/>
        </w:rPr>
        <w:t xml:space="preserve">vigrahavākya</w:t>
      </w:r>
      <w:r w:rsidDel="00000000" w:rsidR="00000000" w:rsidRPr="00000000">
        <w:rPr>
          <w:rtl w:val="0"/>
        </w:rPr>
        <w:t xml:space="preserve">) композитов?</w:t>
      </w:r>
    </w:p>
    <w:p w:rsidR="00000000" w:rsidDel="00000000" w:rsidP="00000000" w:rsidRDefault="00000000" w:rsidRPr="00000000" w14:paraId="0000011A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ab/>
        <w:t xml:space="preserve">для точного понимания санскритских комментариев, т. е. того, как именно тот или иной комментатор интерпретирует тот или иной композит;</w:t>
      </w:r>
      <w:commentRangeEnd w:id="78"/>
      <w:r w:rsidDel="00000000" w:rsidR="00000000" w:rsidRPr="00000000">
        <w:commentReference w:id="7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Названия </w:t>
      </w:r>
      <w:sdt>
        <w:sdtPr>
          <w:id w:val="-1041730826"/>
          <w:tag w:val="goog_rdk_86"/>
        </w:sdtPr>
        <w:sdtContent>
          <w:commentRangeStart w:id="79"/>
        </w:sdtContent>
      </w:sdt>
      <w:r w:rsidDel="00000000" w:rsidR="00000000" w:rsidRPr="00000000">
        <w:rPr>
          <w:rtl w:val="0"/>
        </w:rPr>
        <w:t xml:space="preserve">вышеперечисленных</w:t>
      </w:r>
      <w:commentRangeEnd w:id="79"/>
      <w:r w:rsidDel="00000000" w:rsidR="00000000" w:rsidRPr="00000000">
        <w:commentReference w:id="79"/>
      </w:r>
      <w:r w:rsidDel="00000000" w:rsidR="00000000" w:rsidRPr="00000000">
        <w:rPr>
          <w:rtl w:val="0"/>
        </w:rPr>
        <w:t xml:space="preserve"> подтипов кармадхарай, </w:t>
      </w:r>
      <w:sdt>
        <w:sdtPr>
          <w:id w:val="-1853835284"/>
          <w:tag w:val="goog_rdk_87"/>
        </w:sdtPr>
        <w:sdtContent>
          <w:commentRangeStart w:id="80"/>
        </w:sdtContent>
      </w:sdt>
      <w:r w:rsidDel="00000000" w:rsidR="00000000" w:rsidRPr="00000000">
        <w:rPr>
          <w:rtl w:val="0"/>
        </w:rPr>
        <w:t xml:space="preserve">как правило, непаниниевские</w:t>
      </w:r>
      <w:commentRangeEnd w:id="80"/>
      <w:r w:rsidDel="00000000" w:rsidR="00000000" w:rsidRPr="00000000">
        <w:commentReference w:id="80"/>
      </w:r>
      <w:r w:rsidDel="00000000" w:rsidR="00000000" w:rsidRPr="00000000">
        <w:rPr>
          <w:rtl w:val="0"/>
        </w:rPr>
        <w:t xml:space="preserve">, а взяты из более поздней грамматической традиции.</w:t>
      </w:r>
    </w:p>
    <w:p w:rsidR="00000000" w:rsidDel="00000000" w:rsidP="00000000" w:rsidRDefault="00000000" w:rsidRPr="00000000" w14:paraId="0000011C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viśeṣaṇapūrvapada-karmadhāraya</w:t>
      </w:r>
    </w:p>
    <w:p w:rsidR="00000000" w:rsidDel="00000000" w:rsidP="00000000" w:rsidRDefault="00000000" w:rsidRPr="00000000" w14:paraId="0000011E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Левая часть композита является его "спецификатором", выражаемым прилагательным; </w:t>
      </w:r>
    </w:p>
    <w:p w:rsidR="00000000" w:rsidDel="00000000" w:rsidP="00000000" w:rsidRDefault="00000000" w:rsidRPr="00000000" w14:paraId="0000011F">
      <w:pPr>
        <w:tabs>
          <w:tab w:val="left" w:leader="none" w:pos="397"/>
        </w:tabs>
        <w:jc w:val="both"/>
        <w:rPr/>
      </w:pPr>
      <w:sdt>
        <w:sdtPr>
          <w:id w:val="1967075059"/>
          <w:tag w:val="goog_rdk_88"/>
        </w:sdtPr>
        <w:sdtContent>
          <w:commentRangeStart w:id="81"/>
        </w:sdtContent>
      </w:sdt>
      <w:r w:rsidDel="00000000" w:rsidR="00000000" w:rsidRPr="00000000">
        <w:rPr>
          <w:rtl w:val="0"/>
        </w:rPr>
        <w:t xml:space="preserve">cp. Pā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ṇ</w:t>
      </w:r>
      <w:r w:rsidDel="00000000" w:rsidR="00000000" w:rsidRPr="00000000">
        <w:rPr>
          <w:rtl w:val="0"/>
        </w:rPr>
        <w:t xml:space="preserve">. 2.1.5</w:t>
      </w:r>
      <w:commentRangeEnd w:id="81"/>
      <w:r w:rsidDel="00000000" w:rsidR="00000000" w:rsidRPr="00000000">
        <w:commentReference w:id="81"/>
      </w: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i w:val="1"/>
          <w:iCs w:val="1"/>
          <w:rtl w:val="0"/>
        </w:rPr>
        <w:t xml:space="preserve">viśe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am viśe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ye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 bahulam</w:t>
      </w:r>
      <w:r w:rsidDel="00000000" w:rsidR="00000000" w:rsidRPr="00000000">
        <w:rPr>
          <w:rtl w:val="0"/>
        </w:rPr>
        <w:t xml:space="preserve">; об этой же категории кармадхарай идёт речь и в некоторых других сутрах Панини, напр. 2.1.58; </w:t>
      </w:r>
    </w:p>
    <w:p w:rsidR="00000000" w:rsidDel="00000000" w:rsidP="00000000" w:rsidRDefault="00000000" w:rsidRPr="00000000" w14:paraId="00000120">
      <w:pPr>
        <w:tabs>
          <w:tab w:val="left" w:leader="none" w:pos="397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Очень часто</w:t>
      </w:r>
      <w:r w:rsidDel="00000000" w:rsidR="00000000" w:rsidRPr="00000000">
        <w:rPr>
          <w:rtl w:val="0"/>
        </w:rPr>
        <w:t xml:space="preserve"> встречающийся подтип кармадхараи:</w:t>
      </w:r>
    </w:p>
    <w:p w:rsidR="00000000" w:rsidDel="00000000" w:rsidP="00000000" w:rsidRDefault="00000000" w:rsidRPr="00000000" w14:paraId="00000121">
      <w:pPr>
        <w:ind w:left="36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ṅ</w:t>
      </w:r>
      <w:r w:rsidDel="00000000" w:rsidR="00000000" w:rsidRPr="00000000">
        <w:rPr>
          <w:i w:val="1"/>
          <w:iCs w:val="1"/>
          <w:rtl w:val="0"/>
        </w:rPr>
        <w:t xml:space="preserve">gav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ṅ</w:t>
      </w:r>
      <w:r w:rsidDel="00000000" w:rsidR="00000000" w:rsidRPr="00000000">
        <w:rPr>
          <w:i w:val="1"/>
          <w:iCs w:val="1"/>
          <w:rtl w:val="0"/>
        </w:rPr>
        <w:t xml:space="preserve">gaś ca asau 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aś ca</w:t>
      </w:r>
      <w:r w:rsidDel="00000000" w:rsidR="00000000" w:rsidRPr="00000000">
        <w:rPr>
          <w:rtl w:val="0"/>
        </w:rPr>
        <w:t xml:space="preserve"> </w:t>
      </w:r>
      <w:sdt>
        <w:sdtPr>
          <w:id w:val="-1758327738"/>
          <w:tag w:val="goog_rdk_89"/>
        </w:sdtPr>
        <w:sdtContent>
          <w:commentRangeStart w:id="82"/>
        </w:sdtContent>
      </w:sdt>
      <w:r w:rsidDel="00000000" w:rsidR="00000000" w:rsidRPr="00000000">
        <w:rPr>
          <w:rtl w:val="0"/>
        </w:rPr>
        <w:t xml:space="preserve">—</w:t>
      </w:r>
      <w:commentRangeEnd w:id="82"/>
      <w:r w:rsidDel="00000000" w:rsidR="00000000" w:rsidRPr="00000000">
        <w:commentReference w:id="82"/>
      </w:r>
      <w:r w:rsidDel="00000000" w:rsidR="00000000" w:rsidRPr="00000000">
        <w:rPr>
          <w:rtl w:val="0"/>
        </w:rPr>
        <w:t xml:space="preserve"> "высокое дерево: оно же и высокое, оно же и дерево";</w:t>
      </w:r>
    </w:p>
    <w:p w:rsidR="00000000" w:rsidDel="00000000" w:rsidP="00000000" w:rsidRDefault="00000000" w:rsidRPr="00000000" w14:paraId="00000122">
      <w:pPr>
        <w:ind w:left="36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sundarakanyā: sundarā ca asau kanyā ca</w:t>
      </w:r>
      <w:r w:rsidDel="00000000" w:rsidR="00000000" w:rsidRPr="00000000">
        <w:rPr>
          <w:rtl w:val="0"/>
        </w:rPr>
        <w:t xml:space="preserve"> — "красивая девушка: она же и красивая, она же и девушка";</w:t>
      </w:r>
    </w:p>
    <w:p w:rsidR="00000000" w:rsidDel="00000000" w:rsidP="00000000" w:rsidRDefault="00000000" w:rsidRPr="00000000" w14:paraId="00000123">
      <w:pPr>
        <w:ind w:left="36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raktalatā: raktā cāsau latā ca</w:t>
      </w:r>
      <w:r w:rsidDel="00000000" w:rsidR="00000000" w:rsidRPr="00000000">
        <w:rPr>
          <w:rtl w:val="0"/>
        </w:rPr>
        <w:t xml:space="preserve"> — "красная лиана: она же и красная, [она же] и лиана";</w:t>
      </w:r>
    </w:p>
    <w:p w:rsidR="00000000" w:rsidDel="00000000" w:rsidP="00000000" w:rsidRDefault="00000000" w:rsidRPr="00000000" w14:paraId="00000124">
      <w:pPr>
        <w:ind w:left="36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kra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ṣṇ</w:t>
      </w:r>
      <w:r w:rsidDel="00000000" w:rsidR="00000000" w:rsidRPr="00000000">
        <w:rPr>
          <w:i w:val="1"/>
          <w:iCs w:val="1"/>
          <w:rtl w:val="0"/>
        </w:rPr>
        <w:t xml:space="preserve">asarpa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: 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ṛṣṇ</w:t>
      </w:r>
      <w:r w:rsidDel="00000000" w:rsidR="00000000" w:rsidRPr="00000000">
        <w:rPr>
          <w:i w:val="1"/>
          <w:iCs w:val="1"/>
          <w:rtl w:val="0"/>
        </w:rPr>
        <w:t xml:space="preserve">aś cāsau sarpaś ca</w:t>
      </w:r>
      <w:r w:rsidDel="00000000" w:rsidR="00000000" w:rsidRPr="00000000">
        <w:rPr>
          <w:rtl w:val="0"/>
        </w:rPr>
        <w:t xml:space="preserve"> — "чёрная змея (= особый вид кобры): она и чёрная, и змея".</w:t>
      </w:r>
    </w:p>
    <w:p w:rsidR="00000000" w:rsidDel="00000000" w:rsidP="00000000" w:rsidRDefault="00000000" w:rsidRPr="00000000" w14:paraId="000001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Простые аппозиционные кармадхараи</w:t>
      </w:r>
    </w:p>
    <w:p w:rsidR="00000000" w:rsidDel="00000000" w:rsidP="00000000" w:rsidRDefault="00000000" w:rsidRPr="00000000" w14:paraId="00000127">
      <w:pPr>
        <w:jc w:val="both"/>
        <w:rPr/>
      </w:pPr>
      <w:r w:rsidDel="00000000" w:rsidR="00000000" w:rsidRPr="00000000">
        <w:rPr>
          <w:rtl w:val="0"/>
        </w:rPr>
        <w:t xml:space="preserve">Это словосложение </w:t>
      </w:r>
      <w:r w:rsidDel="00000000" w:rsidR="00000000" w:rsidRPr="00000000">
        <w:rPr>
          <w:b w:val="1"/>
          <w:bCs w:val="1"/>
          <w:rtl w:val="0"/>
        </w:rPr>
        <w:t xml:space="preserve">двух существительных</w:t>
      </w:r>
      <w:r w:rsidDel="00000000" w:rsidR="00000000" w:rsidRPr="00000000">
        <w:rPr>
          <w:rtl w:val="0"/>
        </w:rPr>
        <w:t xml:space="preserve">, которые, будучи равноценными, стоят в грамматической аппозиции друг к другу. Такие самасы </w:t>
      </w:r>
      <w:sdt>
        <w:sdtPr>
          <w:id w:val="1711228386"/>
          <w:tag w:val="goog_rdk_90"/>
        </w:sdtPr>
        <w:sdtContent>
          <w:commentRangeStart w:id="83"/>
        </w:sdtContent>
      </w:sdt>
      <w:r w:rsidDel="00000000" w:rsidR="00000000" w:rsidRPr="00000000">
        <w:rPr>
          <w:rtl w:val="0"/>
        </w:rPr>
        <w:t xml:space="preserve">встречаются не особенно часто</w:t>
      </w:r>
      <w:commentRangeEnd w:id="83"/>
      <w:r w:rsidDel="00000000" w:rsidR="00000000" w:rsidRPr="00000000">
        <w:commentReference w:id="83"/>
      </w:r>
      <w:r w:rsidDel="00000000" w:rsidR="00000000" w:rsidRPr="00000000">
        <w:rPr>
          <w:rtl w:val="0"/>
        </w:rPr>
        <w:t xml:space="preserve">, например:</w:t>
      </w:r>
    </w:p>
    <w:p w:rsidR="00000000" w:rsidDel="00000000" w:rsidP="00000000" w:rsidRDefault="00000000" w:rsidRPr="00000000" w14:paraId="00000128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: 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 ca sa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ṛṣ</w:t>
      </w:r>
      <w:r w:rsidDel="00000000" w:rsidR="00000000" w:rsidRPr="00000000">
        <w:rPr>
          <w:i w:val="1"/>
          <w:iCs w:val="1"/>
          <w:rtl w:val="0"/>
        </w:rPr>
        <w:t xml:space="preserve">iś ca</w:t>
      </w:r>
      <w:r w:rsidDel="00000000" w:rsidR="00000000" w:rsidRPr="00000000">
        <w:rPr>
          <w:rtl w:val="0"/>
        </w:rPr>
        <w:t xml:space="preserve">, "царский провидец: он и царь, и провидец";</w:t>
      </w:r>
    </w:p>
    <w:p w:rsidR="00000000" w:rsidDel="00000000" w:rsidP="00000000" w:rsidRDefault="00000000" w:rsidRPr="00000000" w14:paraId="00000129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brahmar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: brahm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 = vipra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 ca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ṛṣ</w:t>
      </w:r>
      <w:r w:rsidDel="00000000" w:rsidR="00000000" w:rsidRPr="00000000">
        <w:rPr>
          <w:i w:val="1"/>
          <w:iCs w:val="1"/>
          <w:rtl w:val="0"/>
        </w:rPr>
        <w:t xml:space="preserve">iś ca</w:t>
      </w:r>
      <w:r w:rsidDel="00000000" w:rsidR="00000000" w:rsidRPr="00000000">
        <w:rPr>
          <w:rtl w:val="0"/>
        </w:rPr>
        <w:t xml:space="preserve">, "брахма(нический) провидец: он и брахман, т. е. жрец, он же и провидец";</w:t>
      </w:r>
    </w:p>
    <w:p w:rsidR="00000000" w:rsidDel="00000000" w:rsidP="00000000" w:rsidRDefault="00000000" w:rsidRPr="00000000" w14:paraId="0000012A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śa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ṅ</w:t>
      </w:r>
      <w:r w:rsidDel="00000000" w:rsidR="00000000" w:rsidRPr="00000000">
        <w:rPr>
          <w:i w:val="1"/>
          <w:iCs w:val="1"/>
          <w:rtl w:val="0"/>
        </w:rPr>
        <w:t xml:space="preserve">kar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rya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: śa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ṅ</w:t>
      </w:r>
      <w:r w:rsidDel="00000000" w:rsidR="00000000" w:rsidRPr="00000000">
        <w:rPr>
          <w:i w:val="1"/>
          <w:iCs w:val="1"/>
          <w:rtl w:val="0"/>
        </w:rPr>
        <w:t xml:space="preserve">karaś ca sa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ryaś ca</w:t>
      </w:r>
      <w:r w:rsidDel="00000000" w:rsidR="00000000" w:rsidRPr="00000000">
        <w:rPr>
          <w:rtl w:val="0"/>
        </w:rPr>
        <w:t xml:space="preserve">, "Шанкарачарья: он же и Шанкара [по имени], он же и учитель", т. е. "Учитель Шанкара".</w:t>
      </w:r>
    </w:p>
    <w:p w:rsidR="00000000" w:rsidDel="00000000" w:rsidP="00000000" w:rsidRDefault="00000000" w:rsidRPr="00000000" w14:paraId="000001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viśeṣyapūrvapada-karmadhāraya </w:t>
      </w:r>
    </w:p>
    <w:p w:rsidR="00000000" w:rsidDel="00000000" w:rsidP="00000000" w:rsidRDefault="00000000" w:rsidRPr="00000000" w14:paraId="0000012D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Это также </w:t>
      </w:r>
      <w:sdt>
        <w:sdtPr>
          <w:id w:val="-1655113781"/>
          <w:tag w:val="goog_rdk_91"/>
        </w:sdtPr>
        <w:sdtContent>
          <w:commentRangeStart w:id="84"/>
        </w:sdtContent>
      </w:sdt>
      <w:r w:rsidDel="00000000" w:rsidR="00000000" w:rsidRPr="00000000">
        <w:rPr>
          <w:rtl w:val="0"/>
        </w:rPr>
        <w:t xml:space="preserve">пример</w:t>
      </w:r>
      <w:commentRangeEnd w:id="84"/>
      <w:r w:rsidDel="00000000" w:rsidR="00000000" w:rsidRPr="00000000">
        <w:commentReference w:id="84"/>
      </w:r>
      <w:r w:rsidDel="00000000" w:rsidR="00000000" w:rsidRPr="00000000">
        <w:rPr>
          <w:rtl w:val="0"/>
        </w:rPr>
        <w:t xml:space="preserve"> аппозиционной комбинации в кармадхарае двух существительных. Левая часть композита является "</w:t>
      </w:r>
      <w:sdt>
        <w:sdtPr>
          <w:id w:val="1395230731"/>
          <w:tag w:val="goog_rdk_92"/>
        </w:sdtPr>
        <w:sdtContent>
          <w:commentRangeStart w:id="85"/>
        </w:sdtContent>
      </w:sdt>
      <w:r w:rsidDel="00000000" w:rsidR="00000000" w:rsidRPr="00000000">
        <w:rPr>
          <w:rtl w:val="0"/>
        </w:rPr>
        <w:t xml:space="preserve">специфицируемой</w:t>
      </w:r>
      <w:commentRangeEnd w:id="85"/>
      <w:r w:rsidDel="00000000" w:rsidR="00000000" w:rsidRPr="00000000">
        <w:commentReference w:id="85"/>
      </w:r>
      <w:r w:rsidDel="00000000" w:rsidR="00000000" w:rsidRPr="00000000">
        <w:rPr>
          <w:rtl w:val="0"/>
        </w:rPr>
        <w:t xml:space="preserve">" частью;</w:t>
      </w:r>
    </w:p>
    <w:p w:rsidR="00000000" w:rsidDel="00000000" w:rsidP="00000000" w:rsidRDefault="00000000" w:rsidRPr="00000000" w14:paraId="0000012E">
      <w:pPr>
        <w:tabs>
          <w:tab w:val="left" w:leader="none" w:pos="397"/>
        </w:tabs>
        <w:jc w:val="both"/>
        <w:rPr/>
      </w:pPr>
      <w:sdt>
        <w:sdtPr>
          <w:id w:val="2055423381"/>
          <w:tag w:val="goog_rdk_93"/>
        </w:sdtPr>
        <w:sdtContent>
          <w:commentRangeStart w:id="86"/>
        </w:sdtContent>
      </w:sdt>
      <w:r w:rsidDel="00000000" w:rsidR="00000000" w:rsidRPr="00000000">
        <w:rPr>
          <w:rtl w:val="0"/>
        </w:rPr>
        <w:t xml:space="preserve">большинство</w:t>
      </w:r>
      <w:commentRangeEnd w:id="86"/>
      <w:r w:rsidDel="00000000" w:rsidR="00000000" w:rsidRPr="00000000">
        <w:commentReference w:id="86"/>
      </w:r>
      <w:r w:rsidDel="00000000" w:rsidR="00000000" w:rsidRPr="00000000">
        <w:rPr>
          <w:rtl w:val="0"/>
        </w:rPr>
        <w:t xml:space="preserve"> композитов данного типа представляют собой своего рода </w:t>
      </w:r>
      <w:r w:rsidDel="00000000" w:rsidR="00000000" w:rsidRPr="00000000">
        <w:rPr>
          <w:b w:val="1"/>
          <w:bCs w:val="1"/>
          <w:rtl w:val="0"/>
        </w:rPr>
        <w:t xml:space="preserve">идиомы</w:t>
      </w:r>
      <w:r w:rsidDel="00000000" w:rsidR="00000000" w:rsidRPr="00000000">
        <w:rPr>
          <w:rtl w:val="0"/>
        </w:rPr>
        <w:t xml:space="preserve">, суть которых — порицание (ср. Pā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ṇ</w:t>
      </w:r>
      <w:r w:rsidDel="00000000" w:rsidR="00000000" w:rsidRPr="00000000">
        <w:rPr>
          <w:rtl w:val="0"/>
        </w:rPr>
        <w:t xml:space="preserve">. 2.1.53 </w:t>
      </w:r>
      <w:r w:rsidDel="00000000" w:rsidR="00000000" w:rsidRPr="00000000">
        <w:rPr>
          <w:i w:val="1"/>
          <w:iCs w:val="1"/>
          <w:rtl w:val="0"/>
        </w:rPr>
        <w:t xml:space="preserve">kutsitāni kutsanai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); порицаемое лицо является левой частью такой кармадхараи; встречаются </w:t>
      </w:r>
      <w:r w:rsidDel="00000000" w:rsidR="00000000" w:rsidRPr="00000000">
        <w:rPr>
          <w:b w:val="1"/>
          <w:bCs w:val="1"/>
          <w:rtl w:val="0"/>
        </w:rPr>
        <w:t xml:space="preserve">редко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12F">
      <w:pPr>
        <w:ind w:left="36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- vaiyākara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a-khas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ci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vaiyākaraṇaś cāsau khasūciś ca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pratibha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 — "грамматист, а именно иголка-в-небе, т. е. глупый, некомпетентный"; ср. "попадающий пальцем в небо".</w:t>
      </w:r>
    </w:p>
    <w:p w:rsidR="00000000" w:rsidDel="00000000" w:rsidP="00000000" w:rsidRDefault="00000000" w:rsidRPr="00000000" w14:paraId="00000130">
      <w:pPr>
        <w:ind w:left="36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yāj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</w:t>
      </w:r>
      <w:r w:rsidDel="00000000" w:rsidR="00000000" w:rsidRPr="00000000">
        <w:rPr>
          <w:i w:val="1"/>
          <w:iCs w:val="1"/>
          <w:rtl w:val="0"/>
        </w:rPr>
        <w:t xml:space="preserve">ika-kitava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: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ayājya-yājana-tṛṣṇā-paraḥ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tl w:val="0"/>
        </w:rPr>
        <w:t xml:space="preserve">— "ритуалист-шулер/жулик: т. е. такой специалист по совершению ритуалов, для которого важно совершать жертвоприношение [за деньги] для недостойных [напр. для парий-собакоедов]" {из субкомментария </w:t>
      </w:r>
      <w:r w:rsidDel="00000000" w:rsidR="00000000" w:rsidRPr="00000000">
        <w:rPr>
          <w:i w:val="1"/>
          <w:iCs w:val="1"/>
          <w:rtl w:val="0"/>
        </w:rPr>
        <w:t xml:space="preserve">Nyāsa</w:t>
      </w:r>
      <w:r w:rsidDel="00000000" w:rsidR="00000000" w:rsidRPr="00000000">
        <w:rPr>
          <w:rtl w:val="0"/>
        </w:rPr>
        <w:t xml:space="preserve"> к Kашике};</w:t>
      </w:r>
    </w:p>
    <w:p w:rsidR="00000000" w:rsidDel="00000000" w:rsidP="00000000" w:rsidRDefault="00000000" w:rsidRPr="00000000" w14:paraId="00000131">
      <w:pPr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mā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saka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durdur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ūṭ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durdhurūṭa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i w:val="1"/>
          <w:iCs w:val="1"/>
          <w:rtl w:val="0"/>
        </w:rPr>
        <w:t xml:space="preserve">durdur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ūḍ</w:t>
      </w:r>
      <w:r w:rsidDel="00000000" w:rsidR="00000000" w:rsidRPr="00000000">
        <w:rPr>
          <w:i w:val="1"/>
          <w:iCs w:val="1"/>
          <w:rtl w:val="0"/>
        </w:rPr>
        <w:t xml:space="preserve">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,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mīm</w:t>
      </w:r>
      <w:r w:rsidDel="00000000" w:rsidR="00000000" w:rsidRPr="00000000">
        <w:rPr>
          <w:i w:val="1"/>
          <w:iCs w:val="1"/>
          <w:rtl w:val="0"/>
        </w:rPr>
        <w:t xml:space="preserve">ā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ṃs</w:t>
      </w:r>
      <w:r w:rsidDel="00000000" w:rsidR="00000000" w:rsidRPr="00000000">
        <w:rPr>
          <w:i w:val="1"/>
          <w:iCs w:val="1"/>
          <w:rtl w:val="0"/>
        </w:rPr>
        <w:t xml:space="preserve">ako 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mā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sādhyayanaphalam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anavāpya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nāstiko jāta iti</w:t>
      </w:r>
      <w:r w:rsidDel="00000000" w:rsidR="00000000" w:rsidRPr="00000000">
        <w:rPr>
          <w:rtl w:val="0"/>
        </w:rPr>
        <w:t xml:space="preserve"> — "экзегет-нигилист: "экзегет, который, не получив/обретя [истинного/ требуемого] плода изучения мимансы, сделался нигилистом" {из субкомментария </w:t>
      </w:r>
      <w:r w:rsidDel="00000000" w:rsidR="00000000" w:rsidRPr="00000000">
        <w:rPr>
          <w:i w:val="1"/>
          <w:iCs w:val="1"/>
          <w:rtl w:val="0"/>
        </w:rPr>
        <w:t xml:space="preserve">Nyāsa</w:t>
      </w:r>
      <w:r w:rsidDel="00000000" w:rsidR="00000000" w:rsidRPr="00000000">
        <w:rPr>
          <w:rtl w:val="0"/>
        </w:rPr>
        <w:t xml:space="preserve"> к Kашике}.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Автор словаря "Sanskrit Idioms, Phrases and Suffixational Subtleties"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Phullela Śr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ramacandra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переводит этот композит след. образом: "A Mimansa scholar who has departed from the Vedic code of conduct";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08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 этому же подтипу автор "Самасачакры" добавляет ещё один пример, не имеющий отношения к сутре Панини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kutsitāni kutsanai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2.1.53):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gopāla-bāla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 asau 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"мальчик-пастушок: он же и пастух, он же и ребёнок": слово "пастух" является спецификатором слова "ребёнок/мальчик".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viśeṣaṇobhayapada-karmadhāraya</w:t>
      </w:r>
    </w:p>
    <w:p w:rsidR="00000000" w:rsidDel="00000000" w:rsidP="00000000" w:rsidRDefault="00000000" w:rsidRPr="00000000" w14:paraId="00000139">
      <w:pPr>
        <w:tabs>
          <w:tab w:val="left" w:leader="none" w:pos="397"/>
        </w:tabs>
        <w:rPr/>
      </w:pPr>
      <w:r w:rsidDel="00000000" w:rsidR="00000000" w:rsidRPr="00000000">
        <w:rPr>
          <w:sz w:val="28"/>
          <w:szCs w:val="28"/>
          <w:rtl w:val="0"/>
        </w:rPr>
        <w:t xml:space="preserve">O</w:t>
      </w:r>
      <w:r w:rsidDel="00000000" w:rsidR="00000000" w:rsidRPr="00000000">
        <w:rPr>
          <w:rtl w:val="0"/>
        </w:rPr>
        <w:t xml:space="preserve">бе части композита являются спецификаторами, обычно прилагательными.</w:t>
      </w:r>
    </w:p>
    <w:p w:rsidR="00000000" w:rsidDel="00000000" w:rsidP="00000000" w:rsidRDefault="00000000" w:rsidRPr="00000000" w14:paraId="0000013A">
      <w:pPr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śītoṣṇam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udakam</w:t>
      </w:r>
      <w:r w:rsidDel="00000000" w:rsidR="00000000" w:rsidRPr="00000000">
        <w:rPr>
          <w:rtl w:val="0"/>
        </w:rPr>
        <w:t xml:space="preserve">]: </w:t>
      </w:r>
      <w:r w:rsidDel="00000000" w:rsidR="00000000" w:rsidRPr="00000000">
        <w:rPr>
          <w:i w:val="1"/>
          <w:iCs w:val="1"/>
          <w:rtl w:val="0"/>
        </w:rPr>
        <w:t xml:space="preserve">śītaṃ ca tad uṣṇaṃ ca udakam</w:t>
      </w:r>
      <w:r w:rsidDel="00000000" w:rsidR="00000000" w:rsidRPr="00000000">
        <w:rPr>
          <w:rtl w:val="0"/>
        </w:rPr>
        <w:t xml:space="preserve"> — "[вода] как холодная, так и горячая — т. е. прохладная/теплохладная";</w:t>
      </w:r>
    </w:p>
    <w:p w:rsidR="00000000" w:rsidDel="00000000" w:rsidP="00000000" w:rsidRDefault="00000000" w:rsidRPr="00000000" w14:paraId="0000013B">
      <w:pPr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harit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haritam ca tad aru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ca</w:t>
      </w:r>
      <w:r w:rsidDel="00000000" w:rsidR="00000000" w:rsidRPr="00000000">
        <w:rPr>
          <w:rtl w:val="0"/>
        </w:rPr>
        <w:t xml:space="preserve">, "зелёный и красный: красно-зелёный" [cp. Pāṇ. 2.1.69 </w:t>
      </w:r>
      <w:r w:rsidDel="00000000" w:rsidR="00000000" w:rsidRPr="00000000">
        <w:rPr>
          <w:i w:val="1"/>
          <w:iCs w:val="1"/>
          <w:rtl w:val="0"/>
        </w:rPr>
        <w:t xml:space="preserve">varṇo varṇena</w:t>
      </w:r>
      <w:r w:rsidDel="00000000" w:rsidR="00000000" w:rsidRPr="00000000">
        <w:rPr>
          <w:rtl w:val="0"/>
        </w:rPr>
        <w:t xml:space="preserve">, "цвет с цветом"].</w:t>
      </w:r>
    </w:p>
    <w:p w:rsidR="00000000" w:rsidDel="00000000" w:rsidP="00000000" w:rsidRDefault="00000000" w:rsidRPr="00000000" w14:paraId="0000013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upamānapūrvapada-karmadhāraya </w:t>
      </w:r>
    </w:p>
    <w:p w:rsidR="00000000" w:rsidDel="00000000" w:rsidP="00000000" w:rsidRDefault="00000000" w:rsidRPr="00000000" w14:paraId="0000013E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Левая часть представляет собой объект сравнения; cp. Pāṇ. 2.1.51 </w:t>
      </w:r>
      <w:r w:rsidDel="00000000" w:rsidR="00000000" w:rsidRPr="00000000">
        <w:rPr>
          <w:i w:val="1"/>
          <w:iCs w:val="1"/>
          <w:rtl w:val="0"/>
        </w:rPr>
        <w:t xml:space="preserve">upamānāni sāmānyavacanaiḥ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i w:val="1"/>
          <w:iCs w:val="1"/>
          <w:rtl w:val="0"/>
        </w:rPr>
        <w:t xml:space="preserve">meghaśyāmaḥ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megha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iva</w:t>
      </w:r>
      <w:r w:rsidDel="00000000" w:rsidR="00000000" w:rsidRPr="00000000">
        <w:rPr>
          <w:i w:val="1"/>
          <w:iCs w:val="1"/>
          <w:rtl w:val="0"/>
        </w:rPr>
        <w:t xml:space="preserve"> śyāmaḥ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ṛṣṇ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] — "[Кришна], тёмносиний, как туча";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i w:val="1"/>
          <w:iCs w:val="1"/>
          <w:rtl w:val="0"/>
        </w:rPr>
        <w:t xml:space="preserve">candramukham: candra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van</w:t>
      </w:r>
      <w:r w:rsidDel="00000000" w:rsidR="00000000" w:rsidRPr="00000000">
        <w:rPr>
          <w:i w:val="1"/>
          <w:iCs w:val="1"/>
          <w:rtl w:val="0"/>
        </w:rPr>
        <w:t xml:space="preserve"> mukhaṃ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rāmasya</w:t>
      </w:r>
      <w:r w:rsidDel="00000000" w:rsidR="00000000" w:rsidRPr="00000000">
        <w:rPr>
          <w:rtl w:val="0"/>
        </w:rPr>
        <w:t xml:space="preserve">] — "луноподобный лик [Рамы]".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-1972099458"/>
          <w:tag w:val="goog_rdk_94"/>
        </w:sdtPr>
        <w:sdtContent>
          <w:commentRangeStart w:id="87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upamānottarapadaḥ karmadhārayaḥ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upamita-sam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sa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ḥ</w:t>
      </w:r>
      <w:commentRangeEnd w:id="87"/>
      <w:r w:rsidDel="00000000" w:rsidR="00000000" w:rsidRPr="00000000">
        <w:commentReference w:id="8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Правая часть представляет собой объект сравнения; cp. Pā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ṇ</w:t>
      </w:r>
      <w:r w:rsidDel="00000000" w:rsidR="00000000" w:rsidRPr="00000000">
        <w:rPr>
          <w:rtl w:val="0"/>
        </w:rPr>
        <w:t xml:space="preserve">. 2.1.56 </w:t>
      </w:r>
      <w:r w:rsidDel="00000000" w:rsidR="00000000" w:rsidRPr="00000000">
        <w:rPr>
          <w:i w:val="1"/>
          <w:iCs w:val="1"/>
          <w:rtl w:val="0"/>
        </w:rPr>
        <w:t xml:space="preserve">upamitaṃ vyāghrādibhiḥ sāmānyāprayoge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397"/>
        </w:tabs>
        <w:rPr/>
      </w:pPr>
      <w:r w:rsidDel="00000000" w:rsidR="00000000" w:rsidRPr="00000000">
        <w:rPr>
          <w:i w:val="1"/>
          <w:iCs w:val="1"/>
          <w:rtl w:val="0"/>
        </w:rPr>
        <w:t xml:space="preserve">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a-vyāghra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ʼya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vyāghra iva</w:t>
      </w:r>
      <w:r w:rsidDel="00000000" w:rsidR="00000000" w:rsidRPr="00000000">
        <w:rPr>
          <w:rtl w:val="0"/>
        </w:rPr>
        <w:t xml:space="preserve">, "человек-тигр: этот человек подобен тигру [своим общим для сравниваемого и объекта сравнения свойством, таким, как храбрость]"; но </w:t>
      </w:r>
      <w:r w:rsidDel="00000000" w:rsidR="00000000" w:rsidRPr="00000000">
        <w:rPr>
          <w:b w:val="1"/>
          <w:bCs w:val="1"/>
          <w:rtl w:val="0"/>
        </w:rPr>
        <w:t xml:space="preserve">никогда НЕ</w:t>
      </w:r>
      <w:r w:rsidDel="00000000" w:rsidR="00000000" w:rsidRPr="00000000">
        <w:rPr>
          <w:rtl w:val="0"/>
        </w:rPr>
        <w:t xml:space="preserve">: *</w:t>
      </w:r>
      <w:r w:rsidDel="00000000" w:rsidR="00000000" w:rsidRPr="00000000">
        <w:rPr>
          <w:u w:val="single"/>
          <w:rtl w:val="0"/>
        </w:rPr>
        <w:t xml:space="preserve">тигр среди людей</w:t>
      </w:r>
      <w:r w:rsidDel="00000000" w:rsidR="00000000" w:rsidRPr="00000000">
        <w:rPr>
          <w:rtl w:val="0"/>
        </w:rPr>
        <w:t xml:space="preserve">" (!).</w:t>
      </w:r>
    </w:p>
    <w:p w:rsidR="00000000" w:rsidDel="00000000" w:rsidP="00000000" w:rsidRDefault="00000000" w:rsidRPr="00000000" w14:paraId="00000145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аналогично: </w:t>
      </w:r>
      <w:r w:rsidDel="00000000" w:rsidR="00000000" w:rsidRPr="00000000">
        <w:rPr>
          <w:i w:val="1"/>
          <w:iCs w:val="1"/>
          <w:rtl w:val="0"/>
        </w:rPr>
        <w:t xml:space="preserve">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a-si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"человек-лев".</w:t>
      </w:r>
    </w:p>
    <w:p w:rsidR="00000000" w:rsidDel="00000000" w:rsidP="00000000" w:rsidRDefault="00000000" w:rsidRPr="00000000" w14:paraId="00000146">
      <w:pPr>
        <w:ind w:left="360" w:firstLine="0"/>
        <w:rPr/>
      </w:pPr>
      <w:r w:rsidDel="00000000" w:rsidR="00000000" w:rsidRPr="00000000">
        <w:rPr>
          <w:i w:val="1"/>
          <w:iCs w:val="1"/>
          <w:rtl w:val="0"/>
        </w:rPr>
        <w:t xml:space="preserve">puruṣaś ca atra upameyatvāt pradhānaḥ</w:t>
      </w:r>
      <w:r w:rsidDel="00000000" w:rsidR="00000000" w:rsidRPr="00000000">
        <w:rPr>
          <w:rtl w:val="0"/>
        </w:rPr>
        <w:t xml:space="preserve">: "слово </w:t>
      </w:r>
      <w:r w:rsidDel="00000000" w:rsidR="00000000" w:rsidRPr="00000000">
        <w:rPr>
          <w:i w:val="1"/>
          <w:iCs w:val="1"/>
          <w:rtl w:val="0"/>
        </w:rPr>
        <w:t xml:space="preserve">puruṣa</w:t>
      </w:r>
      <w:r w:rsidDel="00000000" w:rsidR="00000000" w:rsidRPr="00000000">
        <w:rPr>
          <w:rtl w:val="0"/>
        </w:rPr>
        <w:t xml:space="preserve">-, будучи сравниваемым словом, является </w:t>
      </w:r>
      <w:r w:rsidDel="00000000" w:rsidR="00000000" w:rsidRPr="00000000">
        <w:rPr>
          <w:b w:val="1"/>
          <w:bCs w:val="1"/>
          <w:rtl w:val="0"/>
        </w:rPr>
        <w:t xml:space="preserve">главной частью</w:t>
      </w:r>
      <w:r w:rsidDel="00000000" w:rsidR="00000000" w:rsidRPr="00000000">
        <w:rPr>
          <w:rtl w:val="0"/>
        </w:rPr>
        <w:t xml:space="preserve"> композита" (</w:t>
      </w:r>
      <w:r w:rsidDel="00000000" w:rsidR="00000000" w:rsidRPr="00000000">
        <w:rPr>
          <w:i w:val="1"/>
          <w:iCs w:val="1"/>
          <w:rtl w:val="0"/>
        </w:rPr>
        <w:t xml:space="preserve">Nyāsaḥ</w:t>
      </w:r>
      <w:r w:rsidDel="00000000" w:rsidR="00000000" w:rsidRPr="00000000">
        <w:rPr>
          <w:rtl w:val="0"/>
        </w:rPr>
        <w:t xml:space="preserve">: субкомментарий к </w:t>
      </w:r>
      <w:r w:rsidDel="00000000" w:rsidR="00000000" w:rsidRPr="00000000">
        <w:rPr>
          <w:i w:val="1"/>
          <w:iCs w:val="1"/>
          <w:rtl w:val="0"/>
        </w:rPr>
        <w:t xml:space="preserve">Kāśikā-vṛttiḥ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47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ab/>
        <w:t xml:space="preserve">К этой же категории также можно отнести кармадхараи со сравнениями в правой части, дефинируемые в сутре Панини 2.1.62 (</w:t>
      </w:r>
      <w:r w:rsidDel="00000000" w:rsidR="00000000" w:rsidRPr="00000000">
        <w:rPr>
          <w:i w:val="1"/>
          <w:iCs w:val="1"/>
          <w:rtl w:val="0"/>
        </w:rPr>
        <w:t xml:space="preserve">vṛndāraka-nāga-kuñjaraiḥ pūjyamānam</w:t>
      </w:r>
      <w:r w:rsidDel="00000000" w:rsidR="00000000" w:rsidRPr="00000000">
        <w:rPr>
          <w:rtl w:val="0"/>
        </w:rPr>
        <w:t xml:space="preserve">), и содержащие в этой правой части особые слова, означающие похвалу, такие, как </w:t>
      </w:r>
      <w:r w:rsidDel="00000000" w:rsidR="00000000" w:rsidRPr="00000000">
        <w:rPr>
          <w:i w:val="1"/>
          <w:iCs w:val="1"/>
          <w:rtl w:val="0"/>
        </w:rPr>
        <w:t xml:space="preserve">vṛndārakaḥ</w:t>
      </w:r>
      <w:r w:rsidDel="00000000" w:rsidR="00000000" w:rsidRPr="00000000">
        <w:rPr>
          <w:rtl w:val="0"/>
        </w:rPr>
        <w:t xml:space="preserve"> (божество), </w:t>
      </w:r>
      <w:r w:rsidDel="00000000" w:rsidR="00000000" w:rsidRPr="00000000">
        <w:rPr>
          <w:i w:val="1"/>
          <w:iCs w:val="1"/>
          <w:rtl w:val="0"/>
        </w:rPr>
        <w:t xml:space="preserve">nāgaḥ</w:t>
      </w:r>
      <w:r w:rsidDel="00000000" w:rsidR="00000000" w:rsidRPr="00000000">
        <w:rPr>
          <w:rtl w:val="0"/>
        </w:rPr>
        <w:t xml:space="preserve"> (слон), </w:t>
      </w:r>
      <w:r w:rsidDel="00000000" w:rsidR="00000000" w:rsidRPr="00000000">
        <w:rPr>
          <w:i w:val="1"/>
          <w:iCs w:val="1"/>
          <w:rtl w:val="0"/>
        </w:rPr>
        <w:t xml:space="preserve">kuñjaraḥ</w:t>
      </w:r>
      <w:r w:rsidDel="00000000" w:rsidR="00000000" w:rsidRPr="00000000">
        <w:rPr>
          <w:rtl w:val="0"/>
        </w:rPr>
        <w:t xml:space="preserve"> (слон) и ряд других, подобных им слов</w:t>
      </w:r>
      <w:sdt>
        <w:sdtPr>
          <w:id w:val="-849033739"/>
          <w:tag w:val="goog_rdk_95"/>
        </w:sdtPr>
        <w:sdtContent>
          <w:commentRangeStart w:id="88"/>
        </w:sdtContent>
      </w:sdt>
      <w:r w:rsidDel="00000000" w:rsidR="00000000" w:rsidRPr="00000000">
        <w:rPr>
          <w:rtl w:val="0"/>
        </w:rPr>
        <w:t xml:space="preserve">;</w:t>
      </w:r>
      <w:commentRangeEnd w:id="88"/>
      <w:r w:rsidDel="00000000" w:rsidR="00000000" w:rsidRPr="00000000">
        <w:commentReference w:id="8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Такие кармадхараи с некоторой натяжкой можно отнести к </w:t>
      </w:r>
      <w:r w:rsidDel="00000000" w:rsidR="00000000" w:rsidRPr="00000000">
        <w:rPr>
          <w:b w:val="1"/>
          <w:bCs w:val="1"/>
          <w:rtl w:val="0"/>
        </w:rPr>
        <w:t xml:space="preserve">идиоматическим</w:t>
      </w:r>
      <w:r w:rsidDel="00000000" w:rsidR="00000000" w:rsidRPr="00000000">
        <w:rPr>
          <w:rtl w:val="0"/>
        </w:rPr>
        <w:t xml:space="preserve"> выражениям. Однако, с точки зрения индийской традиции (ср. </w:t>
      </w:r>
      <w:r w:rsidDel="00000000" w:rsidR="00000000" w:rsidRPr="00000000">
        <w:rPr>
          <w:i w:val="1"/>
          <w:iCs w:val="1"/>
          <w:rtl w:val="0"/>
        </w:rPr>
        <w:t xml:space="preserve">etic perspective</w:t>
      </w:r>
      <w:r w:rsidDel="00000000" w:rsidR="00000000" w:rsidRPr="00000000">
        <w:rPr>
          <w:rtl w:val="0"/>
        </w:rPr>
        <w:t xml:space="preserve">, в отличие от </w:t>
      </w:r>
      <w:r w:rsidDel="00000000" w:rsidR="00000000" w:rsidRPr="00000000">
        <w:rPr>
          <w:i w:val="1"/>
          <w:iCs w:val="1"/>
          <w:rtl w:val="0"/>
        </w:rPr>
        <w:t xml:space="preserve">emic perspective</w:t>
      </w:r>
      <w:r w:rsidDel="00000000" w:rsidR="00000000" w:rsidRPr="00000000">
        <w:rPr>
          <w:rtl w:val="0"/>
        </w:rPr>
        <w:t xml:space="preserve">), в отличие от своеобразного понимания многими русскими переводчиками санскритских текстов, совершенно в духе пресловутого "ориентализма" Эдварда Саида </w:t>
      </w:r>
      <w:sdt>
        <w:sdtPr>
          <w:id w:val="-736113539"/>
          <w:tag w:val="goog_rdk_96"/>
        </w:sdtPr>
        <w:sdtContent>
          <w:commentRangeStart w:id="89"/>
        </w:sdtContent>
      </w:sdt>
      <w:r w:rsidDel="00000000" w:rsidR="00000000" w:rsidRPr="00000000">
        <w:rPr>
          <w:rtl w:val="0"/>
        </w:rPr>
        <w:t xml:space="preserve">творящими"индийскую экзотику"</w:t>
      </w:r>
      <w:commentRangeEnd w:id="89"/>
      <w:r w:rsidDel="00000000" w:rsidR="00000000" w:rsidRPr="00000000">
        <w:commentReference w:id="89"/>
      </w:r>
      <w:r w:rsidDel="00000000" w:rsidR="00000000" w:rsidRPr="00000000">
        <w:rPr>
          <w:rtl w:val="0"/>
        </w:rPr>
        <w:t xml:space="preserve"> там, где её и близко нет, их никоим образом нельзя считать красивыми, необычными поэтическими эпитетами, но скорее чем-то вроде совершенно стандартных штампов или так называемых "формульных" выражений-клише, свойственных повседневной и эпической речи.</w:t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  <w:t xml:space="preserve">Например: </w:t>
      </w:r>
    </w:p>
    <w:p w:rsidR="00000000" w:rsidDel="00000000" w:rsidP="00000000" w:rsidRDefault="00000000" w:rsidRPr="00000000" w14:paraId="0000014A">
      <w:pPr>
        <w:jc w:val="both"/>
        <w:rPr>
          <w:u w:val="single"/>
        </w:rPr>
      </w:pPr>
      <w:r w:rsidDel="00000000" w:rsidR="00000000" w:rsidRPr="00000000">
        <w:rPr>
          <w:i w:val="1"/>
          <w:iCs w:val="1"/>
          <w:rtl w:val="0"/>
        </w:rPr>
        <w:t xml:space="preserve">go-nāga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gaur nāga iva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jāyām</w:t>
      </w:r>
      <w:r w:rsidDel="00000000" w:rsidR="00000000" w:rsidRPr="00000000">
        <w:rPr>
          <w:rtl w:val="0"/>
        </w:rPr>
        <w:t xml:space="preserve">, — корова-змей: корова, подoбная змею (нагу)" [своими исключительными качествами]: то есть, попросту говоря, "прекрасная/замечательная корова"; совершенно </w:t>
      </w:r>
      <w:r w:rsidDel="00000000" w:rsidR="00000000" w:rsidRPr="00000000">
        <w:rPr>
          <w:b w:val="1"/>
          <w:bCs w:val="1"/>
          <w:rtl w:val="0"/>
        </w:rPr>
        <w:t xml:space="preserve">неправильным</w:t>
      </w:r>
      <w:r w:rsidDel="00000000" w:rsidR="00000000" w:rsidRPr="00000000">
        <w:rPr>
          <w:rtl w:val="0"/>
        </w:rPr>
        <w:t xml:space="preserve"> и даже абсурдным будет перевод " </w:t>
      </w:r>
      <w:r w:rsidDel="00000000" w:rsidR="00000000" w:rsidRPr="00000000">
        <w:rPr>
          <w:u w:val="single"/>
          <w:rtl w:val="0"/>
        </w:rPr>
        <w:t xml:space="preserve">змея среди коров</w:t>
      </w:r>
      <w:r w:rsidDel="00000000" w:rsidR="00000000" w:rsidRPr="00000000">
        <w:rPr>
          <w:rtl w:val="0"/>
        </w:rPr>
        <w:t xml:space="preserve">" или "</w:t>
      </w:r>
      <w:r w:rsidDel="00000000" w:rsidR="00000000" w:rsidRPr="00000000">
        <w:rPr>
          <w:u w:val="single"/>
          <w:rtl w:val="0"/>
        </w:rPr>
        <w:t xml:space="preserve">слон среди коров</w:t>
      </w:r>
      <w:r w:rsidDel="00000000" w:rsidR="00000000" w:rsidRPr="00000000">
        <w:rPr>
          <w:rtl w:val="0"/>
        </w:rPr>
        <w:t xml:space="preserve">";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ab/>
        <w:t xml:space="preserve">противоположным по значению будет кармадхарая </w:t>
      </w:r>
      <w:sdt>
        <w:sdtPr>
          <w:id w:val="-1312910170"/>
          <w:tag w:val="goog_rdk_97"/>
        </w:sdtPr>
        <w:sdtContent>
          <w:commentRangeStart w:id="90"/>
        </w:sdtContent>
      </w:sdt>
      <w:r w:rsidDel="00000000" w:rsidR="00000000" w:rsidRPr="00000000">
        <w:rPr>
          <w:i w:val="1"/>
          <w:iCs w:val="1"/>
          <w:rtl w:val="0"/>
        </w:rPr>
        <w:t xml:space="preserve">kiṃgauḥ</w:t>
      </w:r>
      <w:commentRangeEnd w:id="90"/>
      <w:r w:rsidDel="00000000" w:rsidR="00000000" w:rsidRPr="00000000">
        <w:commentReference w:id="90"/>
      </w:r>
      <w:r w:rsidDel="00000000" w:rsidR="00000000" w:rsidRPr="00000000">
        <w:rPr>
          <w:rtl w:val="0"/>
        </w:rPr>
        <w:t xml:space="preserve">, "негодная коровёнка".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Другой пример сравнения, содержащего похвалу: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kapiku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jara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jara iva 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jāyām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"обезьян-слон: обезьяна, подобная слону [своими исключительными качествами], Великий Обезьян, т. е. Хануман"; совершенно неправильным, наводящим на совершенно ложные ассоциации, будет перевод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kapiku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jara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кaк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слон среди обезьян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avadhāraṇapūrvapada-karmadhāraya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rūpakasamāsa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150">
      <w:pPr>
        <w:tabs>
          <w:tab w:val="left" w:leader="none" w:pos="397"/>
        </w:tabs>
        <w:jc w:val="both"/>
        <w:rPr/>
      </w:pPr>
      <w:sdt>
        <w:sdtPr>
          <w:id w:val="1644969643"/>
          <w:tag w:val="goog_rdk_98"/>
        </w:sdtPr>
        <w:sdtContent>
          <w:commentRangeStart w:id="91"/>
        </w:sdtContent>
      </w:sdt>
      <w:r w:rsidDel="00000000" w:rsidR="00000000" w:rsidRPr="00000000">
        <w:rPr>
          <w:rtl w:val="0"/>
        </w:rPr>
        <w:t xml:space="preserve">левая</w:t>
      </w:r>
      <w:commentRangeEnd w:id="91"/>
      <w:r w:rsidDel="00000000" w:rsidR="00000000" w:rsidRPr="00000000">
        <w:commentReference w:id="91"/>
      </w:r>
      <w:r w:rsidDel="00000000" w:rsidR="00000000" w:rsidRPr="00000000">
        <w:rPr>
          <w:rtl w:val="0"/>
        </w:rPr>
        <w:t xml:space="preserve"> часть такой кармадхраи содержит слово, обозначающее объект отождествления (метафору: 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paka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1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ab/>
        <w:t xml:space="preserve">Подобные кармадхараи с метафорами очень часто встречаются в популярных произведениях, например в Йогавасиштхе:</w:t>
      </w:r>
    </w:p>
    <w:p w:rsidR="00000000" w:rsidDel="00000000" w:rsidP="00000000" w:rsidRDefault="00000000" w:rsidRPr="00000000" w14:paraId="00000152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sa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sāra-ar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ava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sāra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eva</w:t>
      </w:r>
      <w:r w:rsidDel="00000000" w:rsidR="00000000" w:rsidRPr="00000000">
        <w:rPr>
          <w:i w:val="1"/>
          <w:iCs w:val="1"/>
          <w:rtl w:val="0"/>
        </w:rPr>
        <w:t xml:space="preserve"> 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ava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 — "океан, [а именно], не что иное, как (</w:t>
      </w:r>
      <w:r w:rsidDel="00000000" w:rsidR="00000000" w:rsidRPr="00000000">
        <w:rPr>
          <w:i w:val="1"/>
          <w:iCs w:val="1"/>
          <w:rtl w:val="0"/>
        </w:rPr>
        <w:t xml:space="preserve">eva</w:t>
      </w:r>
      <w:r w:rsidDel="00000000" w:rsidR="00000000" w:rsidRPr="00000000">
        <w:rPr>
          <w:rtl w:val="0"/>
        </w:rPr>
        <w:t xml:space="preserve">) "</w:t>
      </w:r>
      <w:sdt>
        <w:sdtPr>
          <w:id w:val="1032357382"/>
          <w:tag w:val="goog_rdk_99"/>
        </w:sdtPr>
        <w:sdtContent>
          <w:commentRangeStart w:id="92"/>
        </w:sdtContent>
      </w:sdt>
      <w:r w:rsidDel="00000000" w:rsidR="00000000" w:rsidRPr="00000000">
        <w:rPr>
          <w:rtl w:val="0"/>
        </w:rPr>
        <w:t xml:space="preserve"> </w:t>
      </w:r>
      <w:commentRangeEnd w:id="92"/>
      <w:r w:rsidDel="00000000" w:rsidR="00000000" w:rsidRPr="00000000">
        <w:commentReference w:id="92"/>
      </w:r>
      <w:r w:rsidDel="00000000" w:rsidR="00000000" w:rsidRPr="00000000">
        <w:rPr>
          <w:rtl w:val="0"/>
        </w:rPr>
        <w:t xml:space="preserve">круговерть бытия [т. е. мир, понимаемый как циклическое чередование рождений и смертей]";</w:t>
      </w:r>
    </w:p>
    <w:p w:rsidR="00000000" w:rsidDel="00000000" w:rsidP="00000000" w:rsidRDefault="00000000" w:rsidRPr="00000000" w14:paraId="00000153">
      <w:pPr>
        <w:jc w:val="both"/>
        <w:rPr/>
      </w:pPr>
      <w:r w:rsidDel="00000000" w:rsidR="00000000" w:rsidRPr="00000000">
        <w:rPr>
          <w:rtl w:val="0"/>
        </w:rPr>
        <w:t xml:space="preserve">Знакомый русскому уху перевод этого выражения как "</w:t>
      </w:r>
      <w:r w:rsidDel="00000000" w:rsidR="00000000" w:rsidRPr="00000000">
        <w:rPr>
          <w:u w:val="single"/>
          <w:rtl w:val="0"/>
        </w:rPr>
        <w:t xml:space="preserve">океан сансары</w:t>
      </w:r>
      <w:r w:rsidDel="00000000" w:rsidR="00000000" w:rsidRPr="00000000">
        <w:rPr>
          <w:rtl w:val="0"/>
        </w:rPr>
        <w:t xml:space="preserve">" не отражает его структуры как </w:t>
      </w:r>
      <w:r w:rsidDel="00000000" w:rsidR="00000000" w:rsidRPr="00000000">
        <w:rPr>
          <w:b w:val="1"/>
          <w:bCs w:val="1"/>
          <w:rtl w:val="0"/>
        </w:rPr>
        <w:t xml:space="preserve">рупака-кармадхараи</w:t>
      </w:r>
      <w:r w:rsidDel="00000000" w:rsidR="00000000" w:rsidRPr="00000000">
        <w:rPr>
          <w:rtl w:val="0"/>
        </w:rPr>
        <w:t xml:space="preserve"> и может быть принят лишь как вариант вольного художественного перевода (ср. общераспространённый перевод буддийского термина </w:t>
      </w:r>
      <w:r w:rsidDel="00000000" w:rsidR="00000000" w:rsidRPr="00000000">
        <w:rPr>
          <w:i w:val="1"/>
          <w:iCs w:val="1"/>
          <w:rtl w:val="0"/>
        </w:rPr>
        <w:t xml:space="preserve">bodhi</w:t>
      </w:r>
      <w:r w:rsidDel="00000000" w:rsidR="00000000" w:rsidRPr="00000000">
        <w:rPr>
          <w:rtl w:val="0"/>
        </w:rPr>
        <w:t xml:space="preserve">- как "просветление" (enlightenment), хотя более корректно было бы переводить его как "пробуждение").</w:t>
      </w:r>
    </w:p>
    <w:p w:rsidR="00000000" w:rsidDel="00000000" w:rsidP="00000000" w:rsidRDefault="00000000" w:rsidRPr="00000000" w14:paraId="00000154">
      <w:pPr>
        <w:jc w:val="both"/>
        <w:rPr/>
      </w:pPr>
      <w:sdt>
        <w:sdtPr>
          <w:id w:val="796365808"/>
          <w:tag w:val="goog_rdk_100"/>
        </w:sdtPr>
        <w:sdtContent>
          <w:commentRangeStart w:id="93"/>
        </w:sdtContent>
      </w:sdt>
      <w:r w:rsidDel="00000000" w:rsidR="00000000" w:rsidRPr="00000000">
        <w:rPr>
          <w:rtl w:val="0"/>
        </w:rPr>
        <w:t xml:space="preserve">д</w:t>
      </w:r>
      <w:commentRangeEnd w:id="93"/>
      <w:r w:rsidDel="00000000" w:rsidR="00000000" w:rsidRPr="00000000">
        <w:commentReference w:id="93"/>
      </w:r>
      <w:r w:rsidDel="00000000" w:rsidR="00000000" w:rsidRPr="00000000">
        <w:rPr>
          <w:rtl w:val="0"/>
        </w:rPr>
        <w:t xml:space="preserve">ругие примеры:</w:t>
      </w:r>
    </w:p>
    <w:p w:rsidR="00000000" w:rsidDel="00000000" w:rsidP="00000000" w:rsidRDefault="00000000" w:rsidRPr="00000000" w14:paraId="00000155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śar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ra-pa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</w:t>
      </w:r>
      <w:r w:rsidDel="00000000" w:rsidR="00000000" w:rsidRPr="00000000">
        <w:rPr>
          <w:i w:val="1"/>
          <w:iCs w:val="1"/>
          <w:rtl w:val="0"/>
        </w:rPr>
        <w:t xml:space="preserve">jara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śar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ram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eva</w:t>
      </w:r>
      <w:r w:rsidDel="00000000" w:rsidR="00000000" w:rsidRPr="00000000">
        <w:rPr>
          <w:i w:val="1"/>
          <w:iCs w:val="1"/>
          <w:rtl w:val="0"/>
        </w:rPr>
        <w:t xml:space="preserve"> pa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</w:t>
      </w:r>
      <w:r w:rsidDel="00000000" w:rsidR="00000000" w:rsidRPr="00000000">
        <w:rPr>
          <w:i w:val="1"/>
          <w:iCs w:val="1"/>
          <w:rtl w:val="0"/>
        </w:rPr>
        <w:t xml:space="preserve">jara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 — "тело-клетка: клетка [для духа] а именно тело" (ср. "тело как темница духа");</w:t>
      </w:r>
    </w:p>
    <w:p w:rsidR="00000000" w:rsidDel="00000000" w:rsidP="00000000" w:rsidRDefault="00000000" w:rsidRPr="00000000" w14:paraId="00000156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vidyādhanam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vidyā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eva</w:t>
      </w:r>
      <w:r w:rsidDel="00000000" w:rsidR="00000000" w:rsidRPr="00000000">
        <w:rPr>
          <w:i w:val="1"/>
          <w:iCs w:val="1"/>
          <w:rtl w:val="0"/>
        </w:rPr>
        <w:t xml:space="preserve"> dhanam</w:t>
      </w:r>
      <w:r w:rsidDel="00000000" w:rsidR="00000000" w:rsidRPr="00000000">
        <w:rPr>
          <w:rtl w:val="0"/>
        </w:rPr>
        <w:t xml:space="preserve"> — "знание-богатство: богатство, а именно, знание";</w:t>
      </w:r>
    </w:p>
    <w:p w:rsidR="00000000" w:rsidDel="00000000" w:rsidP="00000000" w:rsidRDefault="00000000" w:rsidRPr="00000000" w14:paraId="00000157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avidyāśṛṅkhalā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avidyā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eva</w:t>
      </w:r>
      <w:r w:rsidDel="00000000" w:rsidR="00000000" w:rsidRPr="00000000">
        <w:rPr>
          <w:i w:val="1"/>
          <w:iCs w:val="1"/>
          <w:rtl w:val="0"/>
        </w:rPr>
        <w:t xml:space="preserve"> śṛṅkhalā</w:t>
      </w:r>
      <w:r w:rsidDel="00000000" w:rsidR="00000000" w:rsidRPr="00000000">
        <w:rPr>
          <w:rtl w:val="0"/>
        </w:rPr>
        <w:t xml:space="preserve"> — "незнание-оковы: оковы/цепи, а именно, неведение" (ср. русский художственный перевод "оковы неведения").</w:t>
      </w:r>
    </w:p>
    <w:p w:rsidR="00000000" w:rsidDel="00000000" w:rsidP="00000000" w:rsidRDefault="00000000" w:rsidRPr="00000000" w14:paraId="00000158">
      <w:pPr>
        <w:jc w:val="both"/>
        <w:rPr/>
      </w:pPr>
      <w:r w:rsidDel="00000000" w:rsidR="00000000" w:rsidRPr="00000000">
        <w:rPr>
          <w:rtl w:val="0"/>
        </w:rPr>
        <w:t xml:space="preserve">У некоторых комментаторов формула анализа вместо частицы </w:t>
      </w:r>
      <w:r w:rsidDel="00000000" w:rsidR="00000000" w:rsidRPr="00000000">
        <w:rPr>
          <w:i w:val="1"/>
          <w:iCs w:val="1"/>
          <w:rtl w:val="0"/>
        </w:rPr>
        <w:t xml:space="preserve">eva</w:t>
      </w:r>
      <w:r w:rsidDel="00000000" w:rsidR="00000000" w:rsidRPr="00000000">
        <w:rPr>
          <w:rtl w:val="0"/>
        </w:rPr>
        <w:t xml:space="preserve"> может содержать элемент °</w:t>
      </w:r>
      <w:r w:rsidDel="00000000" w:rsidR="00000000" w:rsidRPr="00000000">
        <w:rPr>
          <w:i w:val="1"/>
          <w:iCs w:val="1"/>
          <w:rtl w:val="0"/>
        </w:rPr>
        <w:t xml:space="preserve">lak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-: </w:t>
      </w:r>
    </w:p>
    <w:p w:rsidR="00000000" w:rsidDel="00000000" w:rsidP="00000000" w:rsidRDefault="00000000" w:rsidRPr="00000000" w14:paraId="00000159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vidyādhanam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vidyā-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lak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ṣ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ṇ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dhanam</w:t>
      </w:r>
      <w:r w:rsidDel="00000000" w:rsidR="00000000" w:rsidRPr="00000000">
        <w:rPr>
          <w:rtl w:val="0"/>
        </w:rPr>
        <w:t xml:space="preserve"> — "знание-богатство: богатство/сокровище, чей признак — знание";</w:t>
      </w:r>
    </w:p>
    <w:p w:rsidR="00000000" w:rsidDel="00000000" w:rsidP="00000000" w:rsidRDefault="00000000" w:rsidRPr="00000000" w14:paraId="0000015A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avidyāś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ṛṅ</w:t>
      </w:r>
      <w:r w:rsidDel="00000000" w:rsidR="00000000" w:rsidRPr="00000000">
        <w:rPr>
          <w:i w:val="1"/>
          <w:iCs w:val="1"/>
          <w:rtl w:val="0"/>
        </w:rPr>
        <w:t xml:space="preserve">khalā: avidyālak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ā ś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ṛṅ</w:t>
      </w:r>
      <w:r w:rsidDel="00000000" w:rsidR="00000000" w:rsidRPr="00000000">
        <w:rPr>
          <w:i w:val="1"/>
          <w:iCs w:val="1"/>
          <w:rtl w:val="0"/>
        </w:rPr>
        <w:t xml:space="preserve">khalā</w:t>
      </w:r>
      <w:r w:rsidDel="00000000" w:rsidR="00000000" w:rsidRPr="00000000">
        <w:rPr>
          <w:rtl w:val="0"/>
        </w:rPr>
        <w:t xml:space="preserve"> — "неведение-оковы/цепи: оковы, чей признак — неведение".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08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sambhāvanā-pūrvapada-karmadhāraya </w:t>
      </w:r>
    </w:p>
    <w:p w:rsidR="00000000" w:rsidDel="00000000" w:rsidP="00000000" w:rsidRDefault="00000000" w:rsidRPr="00000000" w14:paraId="0000015D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Левая часть такой самасы — уточняющее утверждение, гипотеза, предположение (</w:t>
      </w:r>
      <w:r w:rsidDel="00000000" w:rsidR="00000000" w:rsidRPr="00000000">
        <w:rPr>
          <w:i w:val="1"/>
          <w:iCs w:val="1"/>
          <w:rtl w:val="0"/>
        </w:rPr>
        <w:t xml:space="preserve">sambh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van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i w:val="1"/>
          <w:iCs w:val="1"/>
          <w:rtl w:val="0"/>
        </w:rPr>
        <w:t xml:space="preserve">guṇabuddhiḥ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guṇa iti buddhiḥ</w:t>
      </w:r>
      <w:r w:rsidDel="00000000" w:rsidR="00000000" w:rsidRPr="00000000">
        <w:rPr>
          <w:rtl w:val="0"/>
        </w:rPr>
        <w:t xml:space="preserve">, "познавательный акт (который является элементом категории) качество’ (сp. в философии вайшешики);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i w:val="1"/>
          <w:iCs w:val="1"/>
          <w:rtl w:val="0"/>
        </w:rPr>
        <w:t xml:space="preserve">adharmaviditaṃ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pāpam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adharma iti viditaṃ pāpam</w:t>
      </w:r>
      <w:r w:rsidDel="00000000" w:rsidR="00000000" w:rsidRPr="00000000">
        <w:rPr>
          <w:rtl w:val="0"/>
        </w:rPr>
        <w:t xml:space="preserve">, "зло, известное как грех";</w:t>
      </w:r>
    </w:p>
    <w:p w:rsidR="00000000" w:rsidDel="00000000" w:rsidP="00000000" w:rsidRDefault="00000000" w:rsidRPr="00000000" w14:paraId="00000160">
      <w:pPr>
        <w:rPr/>
      </w:pPr>
      <w:sdt>
        <w:sdtPr>
          <w:id w:val="1443884946"/>
          <w:tag w:val="goog_rdk_101"/>
        </w:sdtPr>
        <w:sdtContent>
          <w:commentRangeStart w:id="94"/>
        </w:sdtContent>
      </w:sdt>
      <w:r w:rsidDel="00000000" w:rsidR="00000000" w:rsidRPr="00000000">
        <w:rPr>
          <w:i w:val="1"/>
          <w:iCs w:val="1"/>
          <w:rtl w:val="0"/>
        </w:rPr>
        <w:t xml:space="preserve">ta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i w:val="1"/>
          <w:iCs w:val="1"/>
          <w:rtl w:val="0"/>
        </w:rPr>
        <w:t xml:space="preserve">apara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l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bha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i w:val="1"/>
          <w:iCs w:val="1"/>
          <w:rtl w:val="0"/>
        </w:rPr>
        <w:t xml:space="preserve">yoga-sa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</w:t>
      </w:r>
      <w:r w:rsidDel="00000000" w:rsidR="00000000" w:rsidRPr="00000000">
        <w:rPr>
          <w:i w:val="1"/>
          <w:iCs w:val="1"/>
          <w:rtl w:val="0"/>
        </w:rPr>
        <w:t xml:space="preserve">ita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 </w:t>
      </w:r>
      <w:r w:rsidDel="00000000" w:rsidR="00000000" w:rsidRPr="00000000">
        <w:rPr>
          <w:i w:val="1"/>
          <w:iCs w:val="1"/>
          <w:rtl w:val="0"/>
        </w:rPr>
        <w:t xml:space="preserve">vidy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 </w:t>
      </w:r>
      <w:r w:rsidDel="00000000" w:rsidR="00000000" w:rsidRPr="00000000">
        <w:rPr>
          <w:rtl w:val="0"/>
        </w:rPr>
        <w:t xml:space="preserve">[Bhagavadg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ī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 6.23</w:t>
      </w:r>
      <w:r w:rsidDel="00000000" w:rsidR="00000000" w:rsidRPr="00000000">
        <w:rPr>
          <w:rtl w:val="0"/>
        </w:rPr>
        <w:t xml:space="preserve">], "Пусть мудрец знает, что это [высшее обретение] именуется "йога"": </w:t>
      </w:r>
      <w:r w:rsidDel="00000000" w:rsidR="00000000" w:rsidRPr="00000000">
        <w:rPr>
          <w:i w:val="1"/>
          <w:iCs w:val="1"/>
          <w:rtl w:val="0"/>
        </w:rPr>
        <w:t xml:space="preserve">ta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yoga-sa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</w:t>
      </w:r>
      <w:r w:rsidDel="00000000" w:rsidR="00000000" w:rsidRPr="00000000">
        <w:rPr>
          <w:i w:val="1"/>
          <w:iCs w:val="1"/>
          <w:rtl w:val="0"/>
        </w:rPr>
        <w:t xml:space="preserve">itam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yoga iti sa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ṃ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ñ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ita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 </w:t>
      </w:r>
      <w:commentRangeEnd w:id="94"/>
      <w:r w:rsidDel="00000000" w:rsidR="00000000" w:rsidRPr="00000000">
        <w:commentReference w:id="9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2">
      <w:pPr>
        <w:pStyle w:val="Heading2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I.3.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36"/>
          <w:szCs w:val="36"/>
          <w:rtl w:val="0"/>
        </w:rPr>
        <w:t xml:space="preserve">Dvigu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Это особый подтип конгруэнтной по падежу татпуруши, то есть кармадхараи, у которой в качестве </w:t>
      </w:r>
      <w:r w:rsidDel="00000000" w:rsidR="00000000" w:rsidRPr="00000000">
        <w:rPr>
          <w:b w:val="1"/>
          <w:bCs w:val="1"/>
          <w:rtl w:val="0"/>
        </w:rPr>
        <w:t xml:space="preserve">левой части</w:t>
      </w:r>
      <w:r w:rsidDel="00000000" w:rsidR="00000000" w:rsidRPr="00000000">
        <w:rPr>
          <w:rtl w:val="0"/>
        </w:rPr>
        <w:t xml:space="preserve"> выступает </w:t>
      </w:r>
      <w:r w:rsidDel="00000000" w:rsidR="00000000" w:rsidRPr="00000000">
        <w:rPr>
          <w:b w:val="1"/>
          <w:bCs w:val="1"/>
          <w:rtl w:val="0"/>
        </w:rPr>
        <w:t xml:space="preserve">числительное</w:t>
      </w:r>
      <w:r w:rsidDel="00000000" w:rsidR="00000000" w:rsidRPr="00000000">
        <w:rPr>
          <w:rtl w:val="0"/>
        </w:rPr>
        <w:t xml:space="preserve">, однако лишь при наличии особых </w:t>
      </w:r>
      <w:r w:rsidDel="00000000" w:rsidR="00000000" w:rsidRPr="00000000">
        <w:rPr>
          <w:b w:val="1"/>
          <w:bCs w:val="1"/>
          <w:rtl w:val="0"/>
        </w:rPr>
        <w:t xml:space="preserve">ограничительных</w:t>
      </w:r>
      <w:r w:rsidDel="00000000" w:rsidR="00000000" w:rsidRPr="00000000">
        <w:rPr>
          <w:rtl w:val="0"/>
        </w:rPr>
        <w:t xml:space="preserve"> условий.</w:t>
      </w:r>
    </w:p>
    <w:p w:rsidR="00000000" w:rsidDel="00000000" w:rsidP="00000000" w:rsidRDefault="00000000" w:rsidRPr="00000000" w14:paraId="00000164">
      <w:pPr>
        <w:rPr/>
      </w:pPr>
      <w:sdt>
        <w:sdtPr>
          <w:id w:val="1106270480"/>
          <w:tag w:val="goog_rdk_102"/>
        </w:sdtPr>
        <w:sdtContent>
          <w:commentRangeStart w:id="95"/>
        </w:sdtContent>
      </w:sdt>
      <w:r w:rsidDel="00000000" w:rsidR="00000000" w:rsidRPr="00000000">
        <w:rPr>
          <w:rtl w:val="0"/>
        </w:rPr>
        <w:t xml:space="preserve">К сему несколько предварительных замечаний. Использование числительных в композитах:</w:t>
      </w:r>
      <w:commentRangeEnd w:id="95"/>
      <w:r w:rsidDel="00000000" w:rsidR="00000000" w:rsidRPr="00000000">
        <w:commentReference w:id="9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Числительные используются в качестве первого члена кадмадхараи, лишь когда композит образует имя собственное или (географическое) название </w:t>
      </w:r>
      <w:sdt>
        <w:sdtPr>
          <w:id w:val="-667009451"/>
          <w:tag w:val="goog_rdk_103"/>
        </w:sdtPr>
        <w:sdtContent>
          <w:commentRangeStart w:id="96"/>
        </w:sdtContent>
      </w:sdt>
      <w:r w:rsidDel="00000000" w:rsidR="00000000" w:rsidRPr="00000000">
        <w:rPr>
          <w:rtl w:val="0"/>
        </w:rPr>
        <w:t xml:space="preserve"> (Пан. 2.1.50):</w:t>
      </w:r>
      <w:commentRangeEnd w:id="96"/>
      <w:r w:rsidDel="00000000" w:rsidR="00000000" w:rsidRPr="00000000">
        <w:commentReference w:id="96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saptarṣayaḥ: sapta ca 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ṛṣayaś ca</w:t>
      </w:r>
      <w:r w:rsidDel="00000000" w:rsidR="00000000" w:rsidRPr="00000000">
        <w:rPr>
          <w:rtl w:val="0"/>
        </w:rPr>
        <w:t xml:space="preserve">, "Семь Риши", то есть Большая Медведица. Иначе: </w:t>
      </w:r>
      <w:r w:rsidDel="00000000" w:rsidR="00000000" w:rsidRPr="00000000">
        <w:rPr>
          <w:i w:val="1"/>
          <w:iCs w:val="1"/>
          <w:rtl w:val="0"/>
        </w:rPr>
        <w:t xml:space="preserve">sapta ṛṣayaḥ</w:t>
      </w:r>
      <w:r w:rsidDel="00000000" w:rsidR="00000000" w:rsidRPr="00000000">
        <w:rPr>
          <w:rtl w:val="0"/>
        </w:rPr>
        <w:t xml:space="preserve">, "семь (ведийских) провидцев". В эпических произведениях нередко встречаются отступления от этого правила Панини, как и от многих других правил строго классического узуса.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Итак, татпуруша (a говоря более специфически — кармадхарая) называется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двигу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dvigu</w:t>
      </w:r>
      <w:r w:rsidDel="00000000" w:rsidR="00000000" w:rsidRPr="00000000">
        <w:rPr>
          <w:rtl w:val="0"/>
        </w:rPr>
        <w:t xml:space="preserve">), когда первой (левой) частью является числительное (cp.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2.1.52: </w:t>
      </w:r>
      <w:r w:rsidDel="00000000" w:rsidR="00000000" w:rsidRPr="00000000">
        <w:rPr>
          <w:i w:val="1"/>
          <w:iCs w:val="1"/>
          <w:rtl w:val="0"/>
        </w:rPr>
        <w:t xml:space="preserve">saṃkhyāpūrvo dviguḥ</w:t>
      </w:r>
      <w:r w:rsidDel="00000000" w:rsidR="00000000" w:rsidRPr="00000000">
        <w:rPr>
          <w:rtl w:val="0"/>
        </w:rPr>
        <w:t xml:space="preserve">), однако </w:t>
      </w:r>
      <w:r w:rsidDel="00000000" w:rsidR="00000000" w:rsidRPr="00000000">
        <w:rPr>
          <w:b w:val="1"/>
          <w:bCs w:val="1"/>
          <w:rtl w:val="0"/>
        </w:rPr>
        <w:t xml:space="preserve">лишь при следующих ограничительных условиях</w:t>
      </w:r>
      <w:r w:rsidDel="00000000" w:rsidR="00000000" w:rsidRPr="00000000">
        <w:rPr>
          <w:rtl w:val="0"/>
        </w:rPr>
        <w:t xml:space="preserve"> (P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2.1.51), т. е. композиты-двигу обретают своё "полное" значение лишь в следующих случаях: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taddhitārthe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 когда налицо значение таддхиты*</w:t>
      </w:r>
    </w:p>
    <w:p w:rsidR="00000000" w:rsidDel="00000000" w:rsidP="00000000" w:rsidRDefault="00000000" w:rsidRPr="00000000" w14:paraId="00000169">
      <w:pPr>
        <w:rPr/>
      </w:pPr>
      <w:sdt>
        <w:sdtPr>
          <w:id w:val="1270102135"/>
          <w:tag w:val="goog_rdk_104"/>
        </w:sdtPr>
        <w:sdtContent>
          <w:commentRangeStart w:id="97"/>
        </w:sdtContent>
      </w:sdt>
      <w:r w:rsidDel="00000000" w:rsidR="00000000" w:rsidRPr="00000000">
        <w:rPr>
          <w:rtl w:val="0"/>
        </w:rPr>
        <w:t xml:space="preserve">* Таддхита — тип вторичного именного словообразования (</w:t>
      </w:r>
      <w:r w:rsidDel="00000000" w:rsidR="00000000" w:rsidRPr="00000000">
        <w:rPr>
          <w:i w:val="1"/>
          <w:iCs w:val="1"/>
          <w:rtl w:val="0"/>
        </w:rPr>
        <w:t xml:space="preserve">taddhita-v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tti</w:t>
      </w:r>
      <w:r w:rsidDel="00000000" w:rsidR="00000000" w:rsidRPr="00000000">
        <w:rPr>
          <w:rtl w:val="0"/>
        </w:rPr>
        <w:t xml:space="preserve">), образованного с помощью суффиксов, относящихся к классу </w:t>
      </w:r>
      <w:r w:rsidDel="00000000" w:rsidR="00000000" w:rsidRPr="00000000">
        <w:rPr>
          <w:i w:val="1"/>
          <w:iCs w:val="1"/>
          <w:rtl w:val="0"/>
        </w:rPr>
        <w:t xml:space="preserve">taddhita</w:t>
      </w:r>
      <w:r w:rsidDel="00000000" w:rsidR="00000000" w:rsidRPr="00000000">
        <w:rPr>
          <w:rtl w:val="0"/>
        </w:rPr>
        <w:t xml:space="preserve">, ср.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4.1.76, см. в самом начале данного конспекта.</w:t>
      </w:r>
      <w:commentRangeEnd w:id="97"/>
      <w:r w:rsidDel="00000000" w:rsidR="00000000" w:rsidRPr="00000000">
        <w:commentReference w:id="9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i w:val="1"/>
          <w:iCs w:val="1"/>
          <w:rtl w:val="0"/>
        </w:rPr>
        <w:t xml:space="preserve">pañcakapālaḥ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puroḍāśaḥ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pañcasu kapāleṣu saṃskṛtaḥ puroḍāśaḥ</w:t>
      </w:r>
      <w:r w:rsidDel="00000000" w:rsidR="00000000" w:rsidRPr="00000000">
        <w:rPr>
          <w:rtl w:val="0"/>
        </w:rPr>
        <w:t xml:space="preserve">, "в пяти горшках (особым образом) приготовленное, т. е. (досл.) пятигоршечное жертвоприношение". </w:t>
      </w:r>
    </w:p>
    <w:p w:rsidR="00000000" w:rsidDel="00000000" w:rsidP="00000000" w:rsidRDefault="00000000" w:rsidRPr="00000000" w14:paraId="0000016B">
      <w:pPr>
        <w:ind w:firstLine="708"/>
        <w:rPr>
          <w:u w:val="single"/>
        </w:rPr>
      </w:pPr>
      <w:r w:rsidDel="00000000" w:rsidR="00000000" w:rsidRPr="00000000">
        <w:rPr>
          <w:rtl w:val="0"/>
        </w:rPr>
        <w:t xml:space="preserve">Да и сам термин </w:t>
      </w:r>
      <w:r w:rsidDel="00000000" w:rsidR="00000000" w:rsidRPr="00000000">
        <w:rPr>
          <w:i w:val="1"/>
          <w:iCs w:val="1"/>
          <w:rtl w:val="0"/>
        </w:rPr>
        <w:t xml:space="preserve">dvigu</w:t>
      </w:r>
      <w:r w:rsidDel="00000000" w:rsidR="00000000" w:rsidRPr="00000000">
        <w:rPr>
          <w:rtl w:val="0"/>
        </w:rPr>
        <w:t xml:space="preserve"> означает отнюдь не </w:t>
      </w:r>
      <w:r w:rsidDel="00000000" w:rsidR="00000000" w:rsidRPr="00000000">
        <w:rPr>
          <w:u w:val="single"/>
          <w:rtl w:val="0"/>
        </w:rPr>
        <w:t xml:space="preserve">*"две коровы"</w:t>
      </w:r>
      <w:r w:rsidDel="00000000" w:rsidR="00000000" w:rsidRPr="00000000">
        <w:rPr>
          <w:rtl w:val="0"/>
        </w:rPr>
        <w:t xml:space="preserve">, как можно прочитать в некоторых учебниках (например, в занятии XXXII учебника Кочергиной изд. 1994 г.), а следующее: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i w:val="1"/>
          <w:iCs w:val="1"/>
          <w:rtl w:val="0"/>
        </w:rPr>
        <w:t xml:space="preserve">dviguḥ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dvayor gavoḥ sambandhini dvigavasvāmike puruṣe</w:t>
      </w:r>
      <w:r w:rsidDel="00000000" w:rsidR="00000000" w:rsidRPr="00000000">
        <w:rPr>
          <w:rtl w:val="0"/>
        </w:rPr>
        <w:t xml:space="preserve">, "в значении человека, связанного с двумя коровами, т. е. в значении хозяина двух коров".</w:t>
      </w:r>
    </w:p>
    <w:p w:rsidR="00000000" w:rsidDel="00000000" w:rsidP="00000000" w:rsidRDefault="00000000" w:rsidRPr="00000000" w14:paraId="0000016D">
      <w:pPr>
        <w:rPr/>
      </w:pPr>
      <w:sdt>
        <w:sdtPr>
          <w:id w:val="1802310249"/>
          <w:tag w:val="goog_rdk_105"/>
        </w:sdtPr>
        <w:sdtContent>
          <w:commentRangeStart w:id="98"/>
        </w:sdtContent>
      </w:sdt>
      <w:r w:rsidDel="00000000" w:rsidR="00000000" w:rsidRPr="00000000">
        <w:rPr>
          <w:rtl w:val="0"/>
        </w:rPr>
        <w:t xml:space="preserve">а</w:t>
      </w:r>
      <w:commentRangeEnd w:id="98"/>
      <w:r w:rsidDel="00000000" w:rsidR="00000000" w:rsidRPr="00000000">
        <w:commentReference w:id="98"/>
      </w:r>
      <w:r w:rsidDel="00000000" w:rsidR="00000000" w:rsidRPr="00000000">
        <w:rPr>
          <w:rtl w:val="0"/>
        </w:rPr>
        <w:t xml:space="preserve">льтернативное понимание кoмментаторами композита </w:t>
      </w:r>
      <w:r w:rsidDel="00000000" w:rsidR="00000000" w:rsidRPr="00000000">
        <w:rPr>
          <w:i w:val="1"/>
          <w:iCs w:val="1"/>
          <w:rtl w:val="0"/>
        </w:rPr>
        <w:t xml:space="preserve">dviguḥ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i w:val="1"/>
          <w:iCs w:val="1"/>
          <w:rtl w:val="0"/>
        </w:rPr>
        <w:t xml:space="preserve">dviguḥ: dvābhyāṃ gobhyāṃ krītam</w:t>
      </w:r>
      <w:r w:rsidDel="00000000" w:rsidR="00000000" w:rsidRPr="00000000">
        <w:rPr>
          <w:rtl w:val="0"/>
        </w:rPr>
        <w:t xml:space="preserve">, "[нечто] купленное за две коровы".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uttarapade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sdt>
        <w:sdtPr>
          <w:id w:val="20575503"/>
          <w:tag w:val="goog_rdk_106"/>
        </w:sdtPr>
        <w:sdtContent>
          <w:commentRangeStart w:id="99"/>
        </w:sdtContent>
      </w:sdt>
      <w:r w:rsidDel="00000000" w:rsidR="00000000" w:rsidRPr="00000000">
        <w:rPr>
          <w:rtl w:val="0"/>
        </w:rPr>
        <w:t xml:space="preserve">к</w:t>
      </w:r>
      <w:commentRangeEnd w:id="99"/>
      <w:r w:rsidDel="00000000" w:rsidR="00000000" w:rsidRPr="00000000">
        <w:commentReference w:id="99"/>
      </w:r>
      <w:r w:rsidDel="00000000" w:rsidR="00000000" w:rsidRPr="00000000">
        <w:rPr>
          <w:rtl w:val="0"/>
        </w:rPr>
        <w:t xml:space="preserve">огда композит-двигу, содержащий числительное, встраивается в другой композит, например, в бахуврихи в качестве его  первой (левой) части, обретая своё полное значение лишь с добавлением второй (правой) части: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i w:val="1"/>
          <w:iCs w:val="1"/>
          <w:rtl w:val="0"/>
        </w:rPr>
        <w:t xml:space="preserve">pañcagava-dhanaḥ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pañca gāvo dhanaṃ yasya saḥ</w:t>
      </w:r>
      <w:r w:rsidDel="00000000" w:rsidR="00000000" w:rsidRPr="00000000">
        <w:rPr>
          <w:rtl w:val="0"/>
        </w:rPr>
        <w:t xml:space="preserve">, "тот, чьё богатство составляют пять коров".</w:t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  <w:t xml:space="preserve">Техническое название </w:t>
      </w:r>
      <w:r w:rsidDel="00000000" w:rsidR="00000000" w:rsidRPr="00000000">
        <w:rPr>
          <w:b w:val="1"/>
          <w:bCs w:val="1"/>
          <w:rtl w:val="0"/>
        </w:rPr>
        <w:t xml:space="preserve">двигу</w:t>
      </w:r>
      <w:r w:rsidDel="00000000" w:rsidR="00000000" w:rsidRPr="00000000">
        <w:rPr>
          <w:rtl w:val="0"/>
        </w:rPr>
        <w:t xml:space="preserve"> здесь имеет лишь первая (левая) часть композита (</w:t>
      </w:r>
      <w:r w:rsidDel="00000000" w:rsidR="00000000" w:rsidRPr="00000000">
        <w:rPr>
          <w:i w:val="1"/>
          <w:iCs w:val="1"/>
          <w:rtl w:val="0"/>
        </w:rPr>
        <w:t xml:space="preserve">pa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ñ</w:t>
      </w:r>
      <w:r w:rsidDel="00000000" w:rsidR="00000000" w:rsidRPr="00000000">
        <w:rPr>
          <w:i w:val="1"/>
          <w:iCs w:val="1"/>
          <w:rtl w:val="0"/>
        </w:rPr>
        <w:t xml:space="preserve">cagava</w:t>
      </w:r>
      <w:r w:rsidDel="00000000" w:rsidR="00000000" w:rsidRPr="00000000">
        <w:rPr>
          <w:rtl w:val="0"/>
        </w:rPr>
        <w:t xml:space="preserve">°), который, в целом, анализируется как бахуврихи.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3. samāhāre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 значении совокупности: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i w:val="1"/>
          <w:iCs w:val="1"/>
          <w:rtl w:val="0"/>
        </w:rPr>
        <w:t xml:space="preserve">pañcagavam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pañca gāvaḥ samāhṛtāḥ</w:t>
      </w:r>
      <w:r w:rsidDel="00000000" w:rsidR="00000000" w:rsidRPr="00000000">
        <w:rPr>
          <w:rtl w:val="0"/>
        </w:rPr>
        <w:t xml:space="preserve">, "пять коров, взятых вместе — это пять- коров, пятикоровье";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i w:val="1"/>
          <w:iCs w:val="1"/>
          <w:rtl w:val="0"/>
        </w:rPr>
        <w:t xml:space="preserve">tribhuvanam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trayāṇāṃ bhuvanānāṃ samāhāraḥ</w:t>
      </w:r>
      <w:r w:rsidDel="00000000" w:rsidR="00000000" w:rsidRPr="00000000">
        <w:rPr>
          <w:rtl w:val="0"/>
        </w:rPr>
        <w:t xml:space="preserve">, "Троемирье — это совокупность трёх миров";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i w:val="1"/>
          <w:iCs w:val="1"/>
          <w:rtl w:val="0"/>
        </w:rPr>
        <w:t xml:space="preserve">trailokyam: tray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āṇāṃ</w:t>
      </w:r>
      <w:r w:rsidDel="00000000" w:rsidR="00000000" w:rsidRPr="00000000">
        <w:rPr>
          <w:i w:val="1"/>
          <w:iCs w:val="1"/>
          <w:rtl w:val="0"/>
        </w:rPr>
        <w:t xml:space="preserve"> lok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āṃ</w:t>
      </w:r>
      <w:r w:rsidDel="00000000" w:rsidR="00000000" w:rsidRPr="00000000">
        <w:rPr>
          <w:i w:val="1"/>
          <w:iCs w:val="1"/>
          <w:rtl w:val="0"/>
        </w:rPr>
        <w:t xml:space="preserve"> 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, </w:t>
      </w:r>
      <w:sdt>
        <w:sdtPr>
          <w:id w:val="2052378785"/>
          <w:tag w:val="goog_rdk_107"/>
        </w:sdtPr>
        <w:sdtContent>
          <w:commentRangeStart w:id="100"/>
        </w:sdtContent>
      </w:sdt>
      <w:r w:rsidDel="00000000" w:rsidR="00000000" w:rsidRPr="00000000">
        <w:rPr>
          <w:rtl w:val="0"/>
        </w:rPr>
        <w:t xml:space="preserve">Т</w:t>
      </w:r>
      <w:commentRangeEnd w:id="100"/>
      <w:r w:rsidDel="00000000" w:rsidR="00000000" w:rsidRPr="00000000">
        <w:commentReference w:id="100"/>
      </w:r>
      <w:r w:rsidDel="00000000" w:rsidR="00000000" w:rsidRPr="00000000">
        <w:rPr>
          <w:rtl w:val="0"/>
        </w:rPr>
        <w:t xml:space="preserve">роемирье — это совокупность трёх миров"; Кроме того, в данном примере налицо и дериват класса таддхита.</w:t>
      </w:r>
    </w:p>
    <w:p w:rsidR="00000000" w:rsidDel="00000000" w:rsidP="00000000" w:rsidRDefault="00000000" w:rsidRPr="00000000" w14:paraId="0000017A">
      <w:pPr>
        <w:ind w:firstLine="708"/>
        <w:rPr/>
      </w:pPr>
      <w:sdt>
        <w:sdtPr>
          <w:id w:val="-801189597"/>
          <w:tag w:val="goog_rdk_108"/>
        </w:sdtPr>
        <w:sdtContent>
          <w:commentRangeStart w:id="101"/>
        </w:sdtContent>
      </w:sdt>
      <w:r w:rsidDel="00000000" w:rsidR="00000000" w:rsidRPr="00000000">
        <w:rPr>
          <w:rtl w:val="0"/>
        </w:rPr>
        <w:t xml:space="preserve">3*. </w:t>
      </w:r>
      <w:commentRangeEnd w:id="101"/>
      <w:r w:rsidDel="00000000" w:rsidR="00000000" w:rsidRPr="00000000">
        <w:commentReference w:id="101"/>
      </w:r>
      <w:r w:rsidDel="00000000" w:rsidR="00000000" w:rsidRPr="00000000">
        <w:rPr>
          <w:rtl w:val="0"/>
        </w:rPr>
        <w:t xml:space="preserve">Совокупность, </w:t>
      </w:r>
      <w:sdt>
        <w:sdtPr>
          <w:id w:val="-989995113"/>
          <w:tag w:val="goog_rdk_109"/>
        </w:sdtPr>
        <w:sdtContent>
          <w:commentRangeStart w:id="102"/>
        </w:sdtContent>
      </w:sdt>
      <w:r w:rsidDel="00000000" w:rsidR="00000000" w:rsidRPr="00000000">
        <w:rPr>
          <w:rtl w:val="0"/>
        </w:rPr>
        <w:t xml:space="preserve">форма</w:t>
      </w:r>
      <w:commentRangeEnd w:id="102"/>
      <w:r w:rsidDel="00000000" w:rsidR="00000000" w:rsidRPr="00000000">
        <w:commentReference w:id="102"/>
      </w:r>
      <w:r w:rsidDel="00000000" w:rsidR="00000000" w:rsidRPr="00000000">
        <w:rPr>
          <w:rtl w:val="0"/>
        </w:rPr>
        <w:t xml:space="preserve"> может принимать окончание женского рода ед. числа (cp.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4.1.21 </w:t>
      </w:r>
      <w:r w:rsidDel="00000000" w:rsidR="00000000" w:rsidRPr="00000000">
        <w:rPr>
          <w:i w:val="1"/>
          <w:iCs w:val="1"/>
          <w:rtl w:val="0"/>
        </w:rPr>
        <w:t xml:space="preserve">dvigoḥ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i w:val="1"/>
          <w:iCs w:val="1"/>
          <w:rtl w:val="0"/>
        </w:rPr>
        <w:t xml:space="preserve">pañcamūlī</w:t>
      </w:r>
      <w:r w:rsidDel="00000000" w:rsidR="00000000" w:rsidRPr="00000000">
        <w:rPr>
          <w:rtl w:val="0"/>
        </w:rPr>
        <w:t xml:space="preserve">, "пучок из пяти редисок";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i w:val="1"/>
          <w:iCs w:val="1"/>
          <w:rtl w:val="0"/>
        </w:rPr>
        <w:t xml:space="preserve">trilok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rtl w:val="0"/>
        </w:rPr>
        <w:t xml:space="preserve">, "совокупность трёх миров".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numPr>
          <w:ilvl w:val="0"/>
          <w:numId w:val="12"/>
        </w:numPr>
        <w:ind w:left="1080" w:hanging="720"/>
        <w:jc w:val="center"/>
        <w:rPr/>
      </w:pPr>
      <w:r w:rsidDel="00000000" w:rsidR="00000000" w:rsidRPr="00000000">
        <w:rPr>
          <w:rtl w:val="0"/>
        </w:rPr>
        <w:t xml:space="preserve">BAHUVRĪHI </w:t>
      </w:r>
    </w:p>
    <w:p w:rsidR="00000000" w:rsidDel="00000000" w:rsidP="00000000" w:rsidRDefault="00000000" w:rsidRPr="00000000" w14:paraId="0000017F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Варианты классификаций и традиционные формулы анализа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i w:val="1"/>
          <w:iCs w:val="1"/>
          <w:rtl w:val="0"/>
        </w:rPr>
        <w:t xml:space="preserve">anyapadārthapradhāno bahuvrīhiḥ</w:t>
      </w:r>
      <w:r w:rsidDel="00000000" w:rsidR="00000000" w:rsidRPr="00000000">
        <w:rPr>
          <w:rtl w:val="0"/>
        </w:rPr>
        <w:t xml:space="preserve">, "В бахуврихи основным по значению (синтаксически главным, доминирующим) является слово, стоящее вне композита (к которому композит-бахуврихи синтаксически и семaнтически привязан)";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Классификация-I: падежная</w:t>
      </w:r>
    </w:p>
    <w:p w:rsidR="00000000" w:rsidDel="00000000" w:rsidP="00000000" w:rsidRDefault="00000000" w:rsidRPr="00000000" w14:paraId="00000183">
      <w:pPr>
        <w:jc w:val="center"/>
        <w:rPr/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samānādhikaraṇa-bahuvrīhi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i w:val="1"/>
          <w:iCs w:val="1"/>
          <w:rtl w:val="0"/>
        </w:rPr>
        <w:t xml:space="preserve">vyadhikaraṇa-bahuvrīhi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Это самая важная классификация композитов-бахуврихи. Оба этих типа бахуврихи и возможные варианты их разбора следует непременно учитывать в случае перевода любого незнакомого композита.</w:t>
      </w:r>
    </w:p>
    <w:p w:rsidR="00000000" w:rsidDel="00000000" w:rsidP="00000000" w:rsidRDefault="00000000" w:rsidRPr="00000000" w14:paraId="00000185">
      <w:pPr>
        <w:pStyle w:val="Heading3"/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samānādhikaraṇa-bahuvrīhi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Cогласованные по падежу, т. е. синтаксически аппозиционные бахуврихи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4"/>
        <w:numPr>
          <w:ilvl w:val="1"/>
          <w:numId w:val="9"/>
        </w:numPr>
        <w:ind w:left="420" w:hanging="420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 Простые аппозиционные бахуврихи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/>
      </w:pPr>
      <w:r w:rsidDel="00000000" w:rsidR="00000000" w:rsidRPr="00000000">
        <w:rPr>
          <w:rtl w:val="0"/>
        </w:rPr>
        <w:t xml:space="preserve">[B основе данного типа лежит кармадхарая. Обе части композита находятся в грамматической </w:t>
      </w:r>
      <w:sdt>
        <w:sdtPr>
          <w:id w:val="-1415795007"/>
          <w:tag w:val="goog_rdk_110"/>
        </w:sdtPr>
        <w:sdtContent>
          <w:commentRangeStart w:id="103"/>
        </w:sdtContent>
      </w:sdt>
      <w:r w:rsidDel="00000000" w:rsidR="00000000" w:rsidRPr="00000000">
        <w:rPr>
          <w:rtl w:val="0"/>
        </w:rPr>
        <w:t xml:space="preserve">аппозиции</w:t>
      </w:r>
      <w:commentRangeEnd w:id="103"/>
      <w:r w:rsidDel="00000000" w:rsidR="00000000" w:rsidRPr="00000000">
        <w:commentReference w:id="103"/>
      </w:r>
      <w:r w:rsidDel="00000000" w:rsidR="00000000" w:rsidRPr="00000000">
        <w:rPr>
          <w:rtl w:val="0"/>
        </w:rPr>
        <w:t xml:space="preserve"> друг к другу, т. е. </w:t>
      </w:r>
      <w:sdt>
        <w:sdtPr>
          <w:id w:val="1215038662"/>
          <w:tag w:val="goog_rdk_111"/>
        </w:sdtPr>
        <w:sdtContent>
          <w:commentRangeStart w:id="104"/>
        </w:sdtContent>
      </w:sdt>
      <w:r w:rsidDel="00000000" w:rsidR="00000000" w:rsidRPr="00000000">
        <w:rPr>
          <w:rtl w:val="0"/>
        </w:rPr>
        <w:t xml:space="preserve">в случае анализа-виграхи (досл. "расчленения")</w:t>
      </w:r>
      <w:commentRangeEnd w:id="104"/>
      <w:r w:rsidDel="00000000" w:rsidR="00000000" w:rsidRPr="00000000">
        <w:commentReference w:id="104"/>
      </w:r>
      <w:r w:rsidDel="00000000" w:rsidR="00000000" w:rsidRPr="00000000">
        <w:rPr>
          <w:rtl w:val="0"/>
        </w:rPr>
        <w:t xml:space="preserve"> композита отдельные его части будут стоять в одном и том же падеже. При анализе и привязывании композита к внешнему слову (</w:t>
      </w:r>
      <w:r w:rsidDel="00000000" w:rsidR="00000000" w:rsidRPr="00000000">
        <w:rPr>
          <w:i w:val="1"/>
          <w:iCs w:val="1"/>
          <w:rtl w:val="0"/>
        </w:rPr>
        <w:t xml:space="preserve">anyapada</w:t>
      </w:r>
      <w:r w:rsidDel="00000000" w:rsidR="00000000" w:rsidRPr="00000000">
        <w:rPr>
          <w:rtl w:val="0"/>
        </w:rPr>
        <w:t xml:space="preserve">) союз </w:t>
      </w:r>
      <w:r w:rsidDel="00000000" w:rsidR="00000000" w:rsidRPr="00000000">
        <w:rPr>
          <w:i w:val="1"/>
          <w:iCs w:val="1"/>
          <w:rtl w:val="0"/>
        </w:rPr>
        <w:t xml:space="preserve">yat</w:t>
      </w:r>
      <w:r w:rsidDel="00000000" w:rsidR="00000000" w:rsidRPr="00000000">
        <w:rPr>
          <w:rtl w:val="0"/>
        </w:rPr>
        <w:t xml:space="preserve">-может принимать окончания одного из шести косвенных падежей. Отсюда шесть подтипов таких бахуврихи].</w:t>
      </w:r>
    </w:p>
    <w:p w:rsidR="00000000" w:rsidDel="00000000" w:rsidP="00000000" w:rsidRDefault="00000000" w:rsidRPr="00000000" w14:paraId="0000018A">
      <w:pPr>
        <w:pStyle w:val="Heading5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1) dvitīyārtha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i w:val="1"/>
          <w:iCs w:val="1"/>
          <w:rtl w:val="0"/>
        </w:rPr>
        <w:t xml:space="preserve">prāptodakaḥ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grāmaḥ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prāptam udakam yam asau grāmaḥ</w:t>
      </w:r>
      <w:r w:rsidDel="00000000" w:rsidR="00000000" w:rsidRPr="00000000">
        <w:rPr>
          <w:rtl w:val="0"/>
        </w:rPr>
        <w:t xml:space="preserve">, досл. "дошедшеводная деревня", </w:t>
      </w:r>
      <w:sdt>
        <w:sdtPr>
          <w:id w:val="-38828969"/>
          <w:tag w:val="goog_rdk_112"/>
        </w:sdtPr>
        <w:sdtContent>
          <w:commentRangeStart w:id="105"/>
        </w:sdtContent>
      </w:sdt>
      <w:r w:rsidDel="00000000" w:rsidR="00000000" w:rsidRPr="00000000">
        <w:rPr>
          <w:rtl w:val="0"/>
        </w:rPr>
        <w:t xml:space="preserve">то есть</w:t>
      </w:r>
      <w:commentRangeEnd w:id="105"/>
      <w:r w:rsidDel="00000000" w:rsidR="00000000" w:rsidRPr="00000000">
        <w:commentReference w:id="105"/>
      </w:r>
      <w:r w:rsidDel="00000000" w:rsidR="00000000" w:rsidRPr="00000000">
        <w:rPr>
          <w:rtl w:val="0"/>
        </w:rPr>
        <w:t xml:space="preserve">: "вон та деревня, до которой дошла вода".</w:t>
      </w:r>
    </w:p>
    <w:p w:rsidR="00000000" w:rsidDel="00000000" w:rsidP="00000000" w:rsidRDefault="00000000" w:rsidRPr="00000000" w14:paraId="0000018C">
      <w:pPr>
        <w:pStyle w:val="Heading5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2) tṛtīyārtha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i w:val="1"/>
          <w:iCs w:val="1"/>
          <w:rtl w:val="0"/>
        </w:rPr>
        <w:t xml:space="preserve">ūḍharathaḥ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anaḍvān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ūḍhaḥ rathaḥ yena asau anaḍvān</w:t>
      </w:r>
      <w:r w:rsidDel="00000000" w:rsidR="00000000" w:rsidRPr="00000000">
        <w:rPr>
          <w:rtl w:val="0"/>
        </w:rPr>
        <w:t xml:space="preserve">, "бык, которым (бывает) тащима повозка, т. е. (досл.) "повозкотащащий бык", т. е. "бык, тянущий повозку";  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i w:val="1"/>
          <w:iCs w:val="1"/>
          <w:rtl w:val="0"/>
        </w:rPr>
        <w:t xml:space="preserve">bhuktaudano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bhūpaḥ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bhuktam odanaṃ yena saḥ</w:t>
      </w:r>
      <w:r w:rsidDel="00000000" w:rsidR="00000000" w:rsidRPr="00000000">
        <w:rPr>
          <w:rtl w:val="0"/>
        </w:rPr>
        <w:t xml:space="preserve">, "царь, которым рисовая каша была съедена, т. е. царь, поевший/съевший кашу";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i w:val="1"/>
          <w:iCs w:val="1"/>
          <w:rtl w:val="0"/>
        </w:rPr>
        <w:t xml:space="preserve">nirjitakāmaḥ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śivaḥ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nirjitaḥ kāmaḥ yena saḥ</w:t>
      </w:r>
      <w:r w:rsidDel="00000000" w:rsidR="00000000" w:rsidRPr="00000000">
        <w:rPr>
          <w:rtl w:val="0"/>
        </w:rPr>
        <w:t xml:space="preserve">, "Шива, которым был побеждён Кама-дэва, т. е. Шива, победивший Каму</w:t>
      </w:r>
      <w:sdt>
        <w:sdtPr>
          <w:id w:val="138318796"/>
          <w:tag w:val="goog_rdk_113"/>
        </w:sdtPr>
        <w:sdtContent>
          <w:commentRangeStart w:id="106"/>
        </w:sdtContent>
      </w:sdt>
      <w:r w:rsidDel="00000000" w:rsidR="00000000" w:rsidRPr="00000000">
        <w:rPr>
          <w:rtl w:val="0"/>
        </w:rPr>
        <w:t xml:space="preserve"> (т. е. бога Эроса)</w:t>
      </w:r>
      <w:commentRangeEnd w:id="106"/>
      <w:r w:rsidDel="00000000" w:rsidR="00000000" w:rsidRPr="00000000">
        <w:commentReference w:id="106"/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190">
      <w:pPr>
        <w:pStyle w:val="Heading5"/>
        <w:rPr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caturthyartha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i w:val="1"/>
          <w:iCs w:val="1"/>
          <w:rtl w:val="0"/>
        </w:rPr>
        <w:t xml:space="preserve">upahatapaśuḥ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rudraḥ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upahataḥ paśuḥ yasmai saḥ rudraḥ</w:t>
      </w:r>
      <w:r w:rsidDel="00000000" w:rsidR="00000000" w:rsidRPr="00000000">
        <w:rPr>
          <w:rtl w:val="0"/>
        </w:rPr>
        <w:t xml:space="preserve">,</w:t>
      </w:r>
      <w:sdt>
        <w:sdtPr>
          <w:id w:val="275117414"/>
          <w:tag w:val="goog_rdk_114"/>
        </w:sdtPr>
        <w:sdtContent>
          <w:commentRangeStart w:id="107"/>
        </w:sdtContent>
      </w:sdt>
      <w:r w:rsidDel="00000000" w:rsidR="00000000" w:rsidRPr="00000000">
        <w:rPr>
          <w:rtl w:val="0"/>
        </w:rPr>
        <w:t xml:space="preserve"> "тот, для/ради которого (бывает) забиваема скотина, этот Рудра"</w:t>
      </w:r>
      <w:commentRangeEnd w:id="107"/>
      <w:r w:rsidDel="00000000" w:rsidR="00000000" w:rsidRPr="00000000">
        <w:commentReference w:id="107"/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i w:val="1"/>
          <w:iCs w:val="1"/>
          <w:rtl w:val="0"/>
        </w:rPr>
        <w:t xml:space="preserve">dattasūpo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brāhmaṇaḥ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dattaḥ sūpaḥ yasmai saḥ brāhmaṇaḥ</w:t>
      </w:r>
      <w:r w:rsidDel="00000000" w:rsidR="00000000" w:rsidRPr="00000000">
        <w:rPr>
          <w:rtl w:val="0"/>
        </w:rPr>
        <w:t xml:space="preserve">, "брахман, которому была дана похлёбка".</w:t>
      </w:r>
    </w:p>
    <w:p w:rsidR="00000000" w:rsidDel="00000000" w:rsidP="00000000" w:rsidRDefault="00000000" w:rsidRPr="00000000" w14:paraId="00000193">
      <w:pPr>
        <w:pStyle w:val="Heading5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4) pañcamyartha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i w:val="1"/>
          <w:iCs w:val="1"/>
          <w:rtl w:val="0"/>
        </w:rPr>
        <w:t xml:space="preserve">uddhṛtaudan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sthālī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uddhṛtaḥ odanaḥ yasyāḥ sā</w:t>
      </w:r>
      <w:r w:rsidDel="00000000" w:rsidR="00000000" w:rsidRPr="00000000">
        <w:rPr>
          <w:rtl w:val="0"/>
        </w:rPr>
        <w:t xml:space="preserve">, "</w:t>
      </w:r>
      <w:sdt>
        <w:sdtPr>
          <w:id w:val="-1023974129"/>
          <w:tag w:val="goog_rdk_115"/>
        </w:sdtPr>
        <w:sdtContent>
          <w:commentRangeStart w:id="108"/>
        </w:sdtContent>
      </w:sdt>
      <w:r w:rsidDel="00000000" w:rsidR="00000000" w:rsidRPr="00000000">
        <w:rPr>
          <w:rtl w:val="0"/>
        </w:rPr>
        <w:t xml:space="preserve">К</w:t>
      </w:r>
      <w:commentRangeEnd w:id="108"/>
      <w:r w:rsidDel="00000000" w:rsidR="00000000" w:rsidRPr="00000000">
        <w:commentReference w:id="108"/>
      </w:r>
      <w:r w:rsidDel="00000000" w:rsidR="00000000" w:rsidRPr="00000000">
        <w:rPr>
          <w:rtl w:val="0"/>
        </w:rPr>
        <w:t xml:space="preserve">астрюля, из которой (бывает) вычерпываема каша", досл. "кашевычерпываемая кастрюля", т. е.  кастрюля, из которой черпают/берут кашу;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i w:val="1"/>
          <w:iCs w:val="1"/>
          <w:rtl w:val="0"/>
        </w:rPr>
        <w:t xml:space="preserve">uddhṛtadhanam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kuṇḍam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uddhṛtaṃ dhanaṃ yasmāt tat</w:t>
      </w:r>
      <w:r w:rsidDel="00000000" w:rsidR="00000000" w:rsidRPr="00000000">
        <w:rPr>
          <w:rtl w:val="0"/>
        </w:rPr>
        <w:t xml:space="preserve">, "колодец, из которого было извлечено богатство".</w:t>
      </w:r>
    </w:p>
    <w:p w:rsidR="00000000" w:rsidDel="00000000" w:rsidP="00000000" w:rsidRDefault="00000000" w:rsidRPr="00000000" w14:paraId="00000196">
      <w:pPr>
        <w:pStyle w:val="Heading5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5) ṣaṣṭhyartha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i w:val="1"/>
          <w:iCs w:val="1"/>
          <w:rtl w:val="0"/>
        </w:rPr>
        <w:t xml:space="preserve">pītāmbaraḥ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hariḥ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pītam ambaraṃ yasya saḥ</w:t>
      </w:r>
      <w:r w:rsidDel="00000000" w:rsidR="00000000" w:rsidRPr="00000000">
        <w:rPr>
          <w:rtl w:val="0"/>
        </w:rPr>
        <w:t xml:space="preserve">, "тот, у которого жёлтая одежда, т. е. Хари";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i w:val="1"/>
          <w:iCs w:val="1"/>
          <w:rtl w:val="0"/>
        </w:rPr>
        <w:t xml:space="preserve">citraguḥ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gopaḥ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citrāḥ gāvo yasya saḥ</w:t>
      </w:r>
      <w:r w:rsidDel="00000000" w:rsidR="00000000" w:rsidRPr="00000000">
        <w:rPr>
          <w:rtl w:val="0"/>
        </w:rPr>
        <w:t xml:space="preserve">, "пастух, у которого пёстрые коровы".</w:t>
      </w:r>
    </w:p>
    <w:p w:rsidR="00000000" w:rsidDel="00000000" w:rsidP="00000000" w:rsidRDefault="00000000" w:rsidRPr="00000000" w14:paraId="00000199">
      <w:pPr>
        <w:pStyle w:val="Heading5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rtl w:val="0"/>
        </w:rPr>
        <w:t xml:space="preserve">6) saptamyarthaḥ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i w:val="1"/>
          <w:iCs w:val="1"/>
          <w:rtl w:val="0"/>
        </w:rPr>
        <w:t xml:space="preserve">vīrapuruṣaḥ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grāmaḥ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vīrāḥ puruṣāḥ yasmin saḥ</w:t>
      </w:r>
      <w:r w:rsidDel="00000000" w:rsidR="00000000" w:rsidRPr="00000000">
        <w:rPr>
          <w:rtl w:val="0"/>
        </w:rPr>
        <w:t xml:space="preserve">, "деревня, в которой (живут) мужчины-герои", досл. "мужегероическая деревня";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i w:val="1"/>
          <w:iCs w:val="1"/>
          <w:rtl w:val="0"/>
        </w:rPr>
        <w:t xml:space="preserve">puṣpitadrumaḥ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ārāmaḥ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puṣpitā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 drumā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 yasmin saḥ</w:t>
      </w:r>
      <w:r w:rsidDel="00000000" w:rsidR="00000000" w:rsidRPr="00000000">
        <w:rPr>
          <w:rtl w:val="0"/>
        </w:rPr>
        <w:t xml:space="preserve">, "парк/сад, в котором (растут) цветущие деревья, т. е. парк/сад с цветущими деревьями".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i w:val="1"/>
          <w:iCs w:val="1"/>
          <w:rtl w:val="0"/>
        </w:rPr>
        <w:t xml:space="preserve">puṣpitadrumam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vanam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puṣpitāḥ drumāḥ yasmin</w:t>
      </w:r>
      <w:r w:rsidDel="00000000" w:rsidR="00000000" w:rsidRPr="00000000">
        <w:rPr>
          <w:rtl w:val="0"/>
        </w:rPr>
        <w:t xml:space="preserve"> tat, "лес с цветущими деревьями".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1.2. Отрицательные бахуврихи 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nañ-bahuvrīhi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i w:val="1"/>
          <w:iCs w:val="1"/>
          <w:rtl w:val="0"/>
        </w:rPr>
        <w:t xml:space="preserve">abhāryaḥ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devadattaḥ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avidyamānā bhāryā yasya saḥ</w:t>
      </w:r>
      <w:r w:rsidDel="00000000" w:rsidR="00000000" w:rsidRPr="00000000">
        <w:rPr>
          <w:rtl w:val="0"/>
        </w:rPr>
        <w:t xml:space="preserve">, "Тот, у которого нет жены, т. е. неженатый Девадатта";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i w:val="1"/>
          <w:iCs w:val="1"/>
          <w:rtl w:val="0"/>
        </w:rPr>
        <w:t xml:space="preserve">aputrā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vṛddhā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avidyamānaḥ putraḥ yasyāḥ sā</w:t>
      </w:r>
      <w:r w:rsidDel="00000000" w:rsidR="00000000" w:rsidRPr="00000000">
        <w:rPr>
          <w:rtl w:val="0"/>
        </w:rPr>
        <w:t xml:space="preserve">, "Та, у которой нет сына, т. е. бездетная старуха".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[R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ya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ṇ</w:t>
      </w:r>
      <w:r w:rsidDel="00000000" w:rsidR="00000000" w:rsidRPr="00000000">
        <w:rPr>
          <w:rtl w:val="0"/>
        </w:rPr>
        <w:t xml:space="preserve">a 5.8.46 crit. ed.]: </w:t>
      </w:r>
      <w:r w:rsidDel="00000000" w:rsidR="00000000" w:rsidRPr="00000000">
        <w:rPr>
          <w:i w:val="1"/>
          <w:iCs w:val="1"/>
          <w:rtl w:val="0"/>
        </w:rPr>
        <w:t xml:space="preserve">sa kapi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 aparāṃ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[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avidyamānaṃ paraṃ yasyās tām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]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striyaṃ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dadarśa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, "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Этот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Обезьян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[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Хануман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]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увидел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женщину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выше/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превосходнее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param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которой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yasyāḥ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) [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по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красоте на свете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]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ничего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не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было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avidyamānam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)".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4"/>
        <w:numPr>
          <w:ilvl w:val="1"/>
          <w:numId w:val="1"/>
        </w:numPr>
        <w:ind w:left="850" w:hanging="490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prādi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-bahuvrīhi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Комментаторы обычно парафразируют подобные композиты, заменяя префиксы из группы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ā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</w:t>
      </w:r>
      <w:r w:rsidDel="00000000" w:rsidR="00000000" w:rsidRPr="00000000">
        <w:rPr>
          <w:rtl w:val="0"/>
        </w:rPr>
        <w:t xml:space="preserve"> похожим по значению предлогом или причастием (p.p.p./</w:t>
      </w:r>
      <w:r w:rsidDel="00000000" w:rsidR="00000000" w:rsidRPr="00000000">
        <w:rPr>
          <w:i w:val="1"/>
          <w:iCs w:val="1"/>
          <w:rtl w:val="0"/>
        </w:rPr>
        <w:t xml:space="preserve">kt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nta</w:t>
      </w:r>
      <w:r w:rsidDel="00000000" w:rsidR="00000000" w:rsidRPr="00000000">
        <w:rPr>
          <w:rtl w:val="0"/>
        </w:rPr>
        <w:t xml:space="preserve">), который может содержать тот же префикс.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pra</w:t>
      </w:r>
      <w:r w:rsidDel="00000000" w:rsidR="00000000" w:rsidRPr="00000000">
        <w:rPr>
          <w:i w:val="1"/>
          <w:iCs w:val="1"/>
          <w:rtl w:val="0"/>
        </w:rPr>
        <w:t xml:space="preserve">parṇaḥ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vṛkṣaḥ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prapatitāni</w:t>
      </w:r>
      <w:r w:rsidDel="00000000" w:rsidR="00000000" w:rsidRPr="00000000">
        <w:rPr>
          <w:i w:val="1"/>
          <w:iCs w:val="1"/>
          <w:rtl w:val="0"/>
        </w:rPr>
        <w:t xml:space="preserve"> parṇāni yasya saḥ</w:t>
      </w:r>
      <w:r w:rsidDel="00000000" w:rsidR="00000000" w:rsidRPr="00000000">
        <w:rPr>
          <w:rtl w:val="0"/>
        </w:rPr>
        <w:t xml:space="preserve">, "Дерево, листья у которого облетели, безлиственное дерево";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puraḥ</w:t>
      </w:r>
      <w:r w:rsidDel="00000000" w:rsidR="00000000" w:rsidRPr="00000000">
        <w:rPr>
          <w:i w:val="1"/>
          <w:iCs w:val="1"/>
          <w:rtl w:val="0"/>
        </w:rPr>
        <w:t xml:space="preserve">phalaḥ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taruḥ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purogatāni</w:t>
      </w:r>
      <w:r w:rsidDel="00000000" w:rsidR="00000000" w:rsidRPr="00000000">
        <w:rPr>
          <w:i w:val="1"/>
          <w:iCs w:val="1"/>
          <w:rtl w:val="0"/>
        </w:rPr>
        <w:t xml:space="preserve"> = pratyāsannāni phalāni yasya sa taruḥ</w:t>
      </w:r>
      <w:r w:rsidDel="00000000" w:rsidR="00000000" w:rsidRPr="00000000">
        <w:rPr>
          <w:rtl w:val="0"/>
        </w:rPr>
        <w:t xml:space="preserve">, "Дерево, плоды которого впереди, т. е. в близком (будущем)", т. е. дерево, на котором плоды вот-вот поспеют.</w:t>
      </w:r>
    </w:p>
    <w:p w:rsidR="00000000" w:rsidDel="00000000" w:rsidP="00000000" w:rsidRDefault="00000000" w:rsidRPr="00000000" w14:paraId="000001A7">
      <w:pPr>
        <w:rPr>
          <w:rFonts w:ascii="Gandhari Unicode" w:cs="Gandhari Unicode" w:eastAsia="Gandhari Unicode" w:hAnsi="Gandhari Unicod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nir</w:t>
      </w:r>
      <w:r w:rsidDel="00000000" w:rsidR="00000000" w:rsidRPr="00000000">
        <w:rPr>
          <w:i w:val="1"/>
          <w:iCs w:val="1"/>
          <w:rtl w:val="0"/>
        </w:rPr>
        <w:t xml:space="preserve">viplava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gama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[Yogabhāṣya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к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Йога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-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сутре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1.7]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nirgat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āḥ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viplavāḥ yasya saḥ āgamaḥ,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безошибочная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традиционная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передача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традиция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ошибки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которой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являются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упразднёнными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[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т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е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несуществующими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]";</w:t>
      </w:r>
    </w:p>
    <w:p w:rsidR="00000000" w:rsidDel="00000000" w:rsidP="00000000" w:rsidRDefault="00000000" w:rsidRPr="00000000" w14:paraId="000001A8">
      <w:pPr>
        <w:tabs>
          <w:tab w:val="left" w:leader="none" w:pos="397"/>
        </w:tabs>
        <w:rPr/>
      </w:pPr>
      <w:r w:rsidDel="00000000" w:rsidR="00000000" w:rsidRPr="00000000">
        <w:rPr>
          <w:b w:val="1"/>
          <w:bCs w:val="1"/>
          <w:rtl w:val="0"/>
        </w:rPr>
        <w:t xml:space="preserve">pr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ñjali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pra</w:t>
      </w:r>
      <w:r w:rsidDel="00000000" w:rsidR="00000000" w:rsidRPr="00000000">
        <w:rPr>
          <w:rtl w:val="0"/>
        </w:rPr>
        <w:t xml:space="preserve">baddho’ñjalir yena sa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di-bahuvr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hi</w:t>
      </w:r>
      <w:r w:rsidDel="00000000" w:rsidR="00000000" w:rsidRPr="00000000">
        <w:rPr>
          <w:rtl w:val="0"/>
        </w:rPr>
        <w:t xml:space="preserve">, "тот, чьи вытянутые вперёд ладони соединены вместе";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atī</w:t>
      </w:r>
      <w:r w:rsidDel="00000000" w:rsidR="00000000" w:rsidRPr="00000000">
        <w:rPr>
          <w:i w:val="1"/>
          <w:iCs w:val="1"/>
          <w:rtl w:val="0"/>
        </w:rPr>
        <w:t xml:space="preserve">ndriyam sukham </w:t>
      </w:r>
      <w:r w:rsidDel="00000000" w:rsidR="00000000" w:rsidRPr="00000000">
        <w:rPr>
          <w:rtl w:val="0"/>
        </w:rPr>
        <w:t xml:space="preserve">[Bhagavadg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ī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 6.21]: </w:t>
      </w:r>
      <w:r w:rsidDel="00000000" w:rsidR="00000000" w:rsidRPr="00000000">
        <w:rPr>
          <w:i w:val="1"/>
          <w:iCs w:val="1"/>
          <w:rtl w:val="0"/>
        </w:rPr>
        <w:t xml:space="preserve">indriy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āṇ</w:t>
      </w:r>
      <w:r w:rsidDel="00000000" w:rsidR="00000000" w:rsidRPr="00000000">
        <w:rPr>
          <w:i w:val="1"/>
          <w:iCs w:val="1"/>
          <w:rtl w:val="0"/>
        </w:rPr>
        <w:t xml:space="preserve">i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ati</w:t>
      </w:r>
      <w:r w:rsidDel="00000000" w:rsidR="00000000" w:rsidRPr="00000000">
        <w:rPr>
          <w:i w:val="1"/>
          <w:iCs w:val="1"/>
          <w:rtl w:val="0"/>
        </w:rPr>
        <w:t xml:space="preserve">kramya vartate iti at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ndriyam</w:t>
      </w:r>
      <w:r w:rsidDel="00000000" w:rsidR="00000000" w:rsidRPr="00000000">
        <w:rPr>
          <w:rtl w:val="0"/>
        </w:rPr>
        <w:t xml:space="preserve">, "сверхчувственное блаженство: оно существует, выйдя за пределы [восприятия с помощью человеческих] чувств/чувственных способностей".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1.4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saha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bahuvrīhi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/ sahapūrvapada-bahuvrīhi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i w:val="1"/>
          <w:iCs w:val="1"/>
          <w:rtl w:val="0"/>
        </w:rPr>
        <w:t xml:space="preserve">sakṛṣṇaḥ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saha kṛṣṇena vartate iti sakṛṣṇaḥ</w:t>
      </w:r>
      <w:r w:rsidDel="00000000" w:rsidR="00000000" w:rsidRPr="00000000">
        <w:rPr>
          <w:rtl w:val="0"/>
        </w:rPr>
        <w:t xml:space="preserve">, "тот, который пребывает вместе с Кришной";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i w:val="1"/>
          <w:iCs w:val="1"/>
          <w:rtl w:val="0"/>
        </w:rPr>
        <w:t xml:space="preserve">saputraḥ: saha putreṇa iti saputraḥ</w:t>
      </w:r>
      <w:r w:rsidDel="00000000" w:rsidR="00000000" w:rsidRPr="00000000">
        <w:rPr>
          <w:rtl w:val="0"/>
        </w:rPr>
        <w:t xml:space="preserve">, "тот, который (пребывает/живёт) вместе с сыном";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i w:val="1"/>
          <w:iCs w:val="1"/>
          <w:rtl w:val="0"/>
        </w:rPr>
        <w:t xml:space="preserve">sarāmaḥ: rāmeṇa saha vartate iti sarāmaḥ</w:t>
      </w:r>
      <w:r w:rsidDel="00000000" w:rsidR="00000000" w:rsidRPr="00000000">
        <w:rPr>
          <w:rtl w:val="0"/>
        </w:rPr>
        <w:t xml:space="preserve">, "тот, который пребывает вместе с Рамой".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vyadhikaraṇa-bahuvrīhi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Бахуврихи, не согласованные по падежу 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Обе части композита получают разные падежные окончания при анализе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). Этими падежами при разложении на составные части могут быть только генетив в левой части, содержащий сравнение, или локатив в правой части.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Бахуврихи такого типа являются позессивными 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ṣṭ</w:t>
      </w:r>
      <w:r w:rsidDel="00000000" w:rsidR="00000000" w:rsidRPr="00000000">
        <w:rPr>
          <w:i w:val="1"/>
          <w:iCs w:val="1"/>
          <w:rtl w:val="0"/>
        </w:rPr>
        <w:t xml:space="preserve">hyartha-bahuvr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hi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Основные подтипы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vyadhikaraṇa-bahuvrīhi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B6">
      <w:pPr>
        <w:pStyle w:val="Heading5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2.1</w:t>
      </w:r>
      <w:sdt>
        <w:sdtPr>
          <w:id w:val="-276683859"/>
          <w:tag w:val="goog_rdk_116"/>
        </w:sdtPr>
        <w:sdtContent>
          <w:commentRangeStart w:id="109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Вьядхикарана-бахуврихи с локативом во второй (правой) части:</w:t>
      </w:r>
      <w:commentRangeEnd w:id="109"/>
      <w:r w:rsidDel="00000000" w:rsidR="00000000" w:rsidRPr="00000000">
        <w:commentReference w:id="10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i w:val="1"/>
          <w:iCs w:val="1"/>
          <w:rtl w:val="0"/>
        </w:rPr>
        <w:t xml:space="preserve">cakrapāṇiḥ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hariḥ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cakraṃ pāṇau yasya saḥ hariḥ</w:t>
      </w:r>
      <w:r w:rsidDel="00000000" w:rsidR="00000000" w:rsidRPr="00000000">
        <w:rPr>
          <w:rtl w:val="0"/>
        </w:rPr>
        <w:t xml:space="preserve">, "Тот, у которого чакра (т. е.  метательный диск) (находится) в руке, т. е. Хари-Вишну";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i w:val="1"/>
          <w:iCs w:val="1"/>
          <w:rtl w:val="0"/>
        </w:rPr>
        <w:t xml:space="preserve">śaśiśekharaḥ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rudraḥ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śaśī śekhare yasya asau rudraḥ</w:t>
      </w:r>
      <w:r w:rsidDel="00000000" w:rsidR="00000000" w:rsidRPr="00000000">
        <w:rPr>
          <w:rtl w:val="0"/>
        </w:rPr>
        <w:t xml:space="preserve">, "Тот, на макушке которого месяц, т. е. Рудра".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śi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ajasta-b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āṣ</w:t>
      </w:r>
      <w:r w:rsidDel="00000000" w:rsidR="00000000" w:rsidRPr="00000000">
        <w:rPr>
          <w:i w:val="1"/>
          <w:iCs w:val="1"/>
          <w:rtl w:val="0"/>
        </w:rPr>
        <w:t xml:space="preserve">pa-vadana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ajasra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b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āṣ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āḥ</w:t>
      </w:r>
      <w:r w:rsidDel="00000000" w:rsidR="00000000" w:rsidRPr="00000000">
        <w:rPr>
          <w:i w:val="1"/>
          <w:iCs w:val="1"/>
          <w:rtl w:val="0"/>
        </w:rPr>
        <w:t xml:space="preserve"> vadane yasya sa śi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"</w:t>
      </w:r>
      <w:sdt>
        <w:sdtPr>
          <w:id w:val="507889635"/>
          <w:tag w:val="goog_rdk_117"/>
        </w:sdtPr>
        <w:sdtContent>
          <w:commentRangeStart w:id="110"/>
        </w:sdtContent>
      </w:sdt>
      <w:r w:rsidDel="00000000" w:rsidR="00000000" w:rsidRPr="00000000">
        <w:rPr>
          <w:rtl w:val="0"/>
        </w:rPr>
        <w:t xml:space="preserve">рабёнок</w:t>
      </w:r>
      <w:commentRangeEnd w:id="110"/>
      <w:r w:rsidDel="00000000" w:rsidR="00000000" w:rsidRPr="00000000">
        <w:commentReference w:id="110"/>
      </w:r>
      <w:r w:rsidDel="00000000" w:rsidR="00000000" w:rsidRPr="00000000">
        <w:rPr>
          <w:rtl w:val="0"/>
        </w:rPr>
        <w:t xml:space="preserve">, на лице которого постоянно [имеются/находятся/есть] слёзы".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5"/>
        <w:numPr>
          <w:ilvl w:val="1"/>
          <w:numId w:val="12"/>
        </w:numPr>
        <w:ind w:left="1080" w:hanging="72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Вьядхикарана-бахуврихи с генетивом в первой (левой) части 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upamāna-pūrvapada-bahuvrīhi</w:t>
      </w: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i w:val="1"/>
          <w:iCs w:val="1"/>
          <w:rtl w:val="0"/>
        </w:rPr>
        <w:t xml:space="preserve">candrakāntiḥ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rāmaḥ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candrasya iva kāntir yasya sa rāmaḥ</w:t>
      </w:r>
      <w:r w:rsidDel="00000000" w:rsidR="00000000" w:rsidRPr="00000000">
        <w:rPr>
          <w:rtl w:val="0"/>
        </w:rPr>
        <w:t xml:space="preserve">, "тот, чья красота подобна (красоте) Луны, этот Рама", т. е. oбладающий красотой Луны Рама;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i w:val="1"/>
          <w:iCs w:val="1"/>
          <w:rtl w:val="0"/>
        </w:rPr>
        <w:t xml:space="preserve">uṣṭramukhaḥ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yakṣaḥ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uṣṭrasya iva mukha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yasya saḥ</w:t>
      </w:r>
      <w:r w:rsidDel="00000000" w:rsidR="00000000" w:rsidRPr="00000000">
        <w:rPr>
          <w:rtl w:val="0"/>
        </w:rPr>
        <w:t xml:space="preserve">, "тот, чьё лицо подобно (морде) верблюда, т. е. верблюдоликий Якшас".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Подобного типа несогласованные по падежу бахуврихи встречаются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достаточно регулярно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поэтому при разборе и переводе текстов их всегда следует иметь в виду;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Бахуврихи, типы которых были выше описаны и разобраны с примерами, встречаются очень часто, поэтому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падежную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классификацию бахуврихи следует считать основной;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Однако имеются и другие возможности классифицировать бахуврихи; правда, другие категории этих композитов имеют гораздо меньшее практическое значение для начинающих заниматься санскритом, и их можно считать если не совершенными исключениями, то достаточно редкими особыми случаями.</w:t>
      </w:r>
    </w:p>
    <w:p w:rsidR="00000000" w:rsidDel="00000000" w:rsidP="00000000" w:rsidRDefault="00000000" w:rsidRPr="00000000" w14:paraId="000001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>
          <w:rFonts w:ascii="Times New Roman" w:cs="Times New Roman" w:eastAsia="Times New Roman" w:hAnsi="Times New Roman"/>
          <w:color w:val="000000"/>
          <w:sz w:val="32"/>
          <w:szCs w:val="32"/>
        </w:rPr>
      </w:pPr>
      <w:bookmarkStart w:colFirst="0" w:colLast="0" w:name="_heading=h.q2rth5j9i6p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rtl w:val="0"/>
        </w:rPr>
        <w:t xml:space="preserve">Другие типы классификаций бахуврихи</w:t>
      </w:r>
    </w:p>
    <w:p w:rsidR="00000000" w:rsidDel="00000000" w:rsidP="00000000" w:rsidRDefault="00000000" w:rsidRPr="00000000" w14:paraId="000001C5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Классификация-II семантическая </w:t>
      </w:r>
    </w:p>
    <w:p w:rsidR="00000000" w:rsidDel="00000000" w:rsidP="00000000" w:rsidRDefault="00000000" w:rsidRPr="00000000" w14:paraId="000001C6">
      <w:pPr>
        <w:jc w:val="both"/>
        <w:rPr/>
      </w:pPr>
      <w:sdt>
        <w:sdtPr>
          <w:id w:val="-464711547"/>
          <w:tag w:val="goog_rdk_118"/>
        </w:sdtPr>
        <w:sdtContent>
          <w:commentRangeStart w:id="111"/>
        </w:sdtContent>
      </w:sdt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i w:val="1"/>
          <w:iCs w:val="1"/>
          <w:rtl w:val="0"/>
        </w:rPr>
        <w:t xml:space="preserve">tadguṇasaṃvijñāna-bahuvrīhi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i w:val="1"/>
          <w:iCs w:val="1"/>
          <w:rtl w:val="0"/>
        </w:rPr>
        <w:t xml:space="preserve">atadguṇasaṃvijñāna-bahivrīhi</w:t>
      </w:r>
      <w:r w:rsidDel="00000000" w:rsidR="00000000" w:rsidRPr="00000000">
        <w:rPr>
          <w:rtl w:val="0"/>
        </w:rPr>
        <w:t xml:space="preserve">] </w:t>
      </w:r>
      <w:commentRangeEnd w:id="111"/>
      <w:r w:rsidDel="00000000" w:rsidR="00000000" w:rsidRPr="00000000">
        <w:commentReference w:id="11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tadguṇasaṃvijñāna-bahuvrīhi </w:t>
      </w:r>
    </w:p>
    <w:p w:rsidR="00000000" w:rsidDel="00000000" w:rsidP="00000000" w:rsidRDefault="00000000" w:rsidRPr="00000000" w14:paraId="000001C9">
      <w:pPr>
        <w:jc w:val="both"/>
        <w:rPr/>
      </w:pPr>
      <w:r w:rsidDel="00000000" w:rsidR="00000000" w:rsidRPr="00000000">
        <w:rPr>
          <w:rtl w:val="0"/>
        </w:rPr>
        <w:t xml:space="preserve">Полное понимание смысла композита возможно, исходя из содержащихся в нём отдельных элементов (или частей) [ср. грамматику Кале, § 249]: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pītāmbaraḥ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pītāmbaraṃ harim āhvaya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"Позови Хари, одежда которого жёлтая!", т. е. Приведи Хари, носящего жёлтую одежду (вместе с его одеждой).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4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atadguṇasaṃvijñāna-bahuvrīhi  </w:t>
      </w:r>
    </w:p>
    <w:p w:rsidR="00000000" w:rsidDel="00000000" w:rsidP="00000000" w:rsidRDefault="00000000" w:rsidRPr="00000000" w14:paraId="000001CD">
      <w:pPr>
        <w:jc w:val="both"/>
        <w:rPr/>
      </w:pPr>
      <w:r w:rsidDel="00000000" w:rsidR="00000000" w:rsidRPr="00000000">
        <w:rPr>
          <w:rtl w:val="0"/>
        </w:rPr>
        <w:t xml:space="preserve">Понимание композита в синтаксическом контексте </w:t>
      </w:r>
      <w:r w:rsidDel="00000000" w:rsidR="00000000" w:rsidRPr="00000000">
        <w:rPr>
          <w:b w:val="1"/>
          <w:bCs w:val="1"/>
          <w:rtl w:val="0"/>
        </w:rPr>
        <w:t xml:space="preserve">исключает</w:t>
      </w:r>
      <w:r w:rsidDel="00000000" w:rsidR="00000000" w:rsidRPr="00000000">
        <w:rPr>
          <w:rtl w:val="0"/>
        </w:rPr>
        <w:t xml:space="preserve"> дословный смысл его отдельных элементов (или частей):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886170933"/>
          <w:tag w:val="goog_rdk_119"/>
        </w:sdtPr>
        <w:sdtContent>
          <w:commentRangeStart w:id="11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citraguḥ: citragum gopam ānaya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"Приведи пастуха, чьи коровы — пёстрые!" т. е.: Приведи самого пастуха, но без его пёстрых коров!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mahāgṛhaṃ puruṣam āhvaya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mahad g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yasya, tam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 āhvaya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], "Позови (сюда) человека, чей дом велик/огромен", т. е. позови человека, владельца большого дома!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bahumitro ʼyaṃ nara ihāgamyatām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 mitrā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yasya, so ʼya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nara āgamyatām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"Пусть сюда придёт вот этот человек, у которого множество друзей!", т. е. смысл следующий: Пусть придёт этот человек, но один, без всех своих друзей.</w:t>
      </w:r>
      <w:commentRangeEnd w:id="112"/>
      <w:r w:rsidDel="00000000" w:rsidR="00000000" w:rsidRPr="00000000">
        <w:commentReference w:id="1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Понять разницу между такими композитами возможно лишь в конкретном контексте.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u w:val="single"/>
          <w:rtl w:val="0"/>
        </w:rPr>
        <w:t xml:space="preserve">Классификация-III (количественная)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числу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частей</w:t>
      </w:r>
      <w:sdt>
        <w:sdtPr>
          <w:id w:val="-1420813501"/>
          <w:tag w:val="goog_rdk_120"/>
        </w:sdtPr>
        <w:sdtContent>
          <w:commentRangeStart w:id="113"/>
        </w:sdtContent>
      </w:sdt>
      <w:r w:rsidDel="00000000" w:rsidR="00000000" w:rsidRPr="00000000">
        <w:rPr>
          <w:sz w:val="36"/>
          <w:szCs w:val="36"/>
          <w:vertAlign w:val="superscript"/>
        </w:rPr>
        <w:footnoteReference w:customMarkFollows="0" w:id="0"/>
      </w:r>
      <w:commentRangeEnd w:id="113"/>
      <w:r w:rsidDel="00000000" w:rsidR="00000000" w:rsidRPr="00000000">
        <w:commentReference w:id="113"/>
      </w:r>
      <w:r w:rsidDel="00000000" w:rsidR="00000000" w:rsidRPr="00000000">
        <w:rPr>
          <w:sz w:val="28"/>
          <w:szCs w:val="28"/>
          <w:rtl w:val="0"/>
        </w:rPr>
        <w:t xml:space="preserve">, входящих в состав композита-бахуврихи.</w:t>
      </w:r>
    </w:p>
    <w:p w:rsidR="00000000" w:rsidDel="00000000" w:rsidP="00000000" w:rsidRDefault="00000000" w:rsidRPr="00000000" w14:paraId="000001D6">
      <w:pPr>
        <w:jc w:val="both"/>
        <w:rPr/>
      </w:pPr>
      <w:r w:rsidDel="00000000" w:rsidR="00000000" w:rsidRPr="00000000">
        <w:rPr>
          <w:rtl w:val="0"/>
        </w:rPr>
        <w:t xml:space="preserve">Сколько бы ни содержалось в том или ином (расширенном) бахуврихи отдельных элементов, обычно стандартный композит-бахуврихи анализируется как бы состоящим из </w:t>
      </w:r>
      <w:r w:rsidDel="00000000" w:rsidR="00000000" w:rsidRPr="00000000">
        <w:rPr>
          <w:b w:val="1"/>
          <w:bCs w:val="1"/>
          <w:rtl w:val="0"/>
        </w:rPr>
        <w:t xml:space="preserve">двух частей</w:t>
      </w:r>
      <w:r w:rsidDel="00000000" w:rsidR="00000000" w:rsidRPr="00000000">
        <w:rPr>
          <w:rtl w:val="0"/>
        </w:rPr>
        <w:t xml:space="preserve">. Примерами здесь </w:t>
      </w:r>
      <w:sdt>
        <w:sdtPr>
          <w:id w:val="634929875"/>
          <w:tag w:val="goog_rdk_121"/>
        </w:sdtPr>
        <w:sdtContent>
          <w:commentRangeStart w:id="114"/>
        </w:sdtContent>
      </w:sdt>
      <w:r w:rsidDel="00000000" w:rsidR="00000000" w:rsidRPr="00000000">
        <w:rPr>
          <w:rtl w:val="0"/>
        </w:rPr>
        <w:t xml:space="preserve">могу</w:t>
      </w:r>
      <w:commentRangeEnd w:id="114"/>
      <w:r w:rsidDel="00000000" w:rsidR="00000000" w:rsidRPr="00000000">
        <w:commentReference w:id="114"/>
      </w:r>
      <w:r w:rsidDel="00000000" w:rsidR="00000000" w:rsidRPr="00000000">
        <w:rPr>
          <w:rtl w:val="0"/>
        </w:rPr>
        <w:t xml:space="preserve"> являться все рассмотренные выше подтипы.</w:t>
      </w:r>
    </w:p>
    <w:p w:rsidR="00000000" w:rsidDel="00000000" w:rsidP="00000000" w:rsidRDefault="00000000" w:rsidRPr="00000000" w14:paraId="000001D7">
      <w:pPr>
        <w:jc w:val="both"/>
        <w:rPr/>
      </w:pPr>
      <w:r w:rsidDel="00000000" w:rsidR="00000000" w:rsidRPr="00000000">
        <w:rPr>
          <w:rtl w:val="0"/>
        </w:rPr>
        <w:t xml:space="preserve">Итак:</w:t>
      </w:r>
    </w:p>
    <w:p w:rsidR="00000000" w:rsidDel="00000000" w:rsidP="00000000" w:rsidRDefault="00000000" w:rsidRPr="00000000" w14:paraId="000001D8">
      <w:pPr>
        <w:jc w:val="both"/>
        <w:rPr/>
      </w:pPr>
      <w:r w:rsidDel="00000000" w:rsidR="00000000" w:rsidRPr="00000000">
        <w:rPr>
          <w:rtl w:val="0"/>
        </w:rPr>
        <w:t xml:space="preserve">1. B состав бахуврихи входят две части [</w:t>
      </w:r>
      <w:r w:rsidDel="00000000" w:rsidR="00000000" w:rsidRPr="00000000">
        <w:rPr>
          <w:i w:val="1"/>
          <w:iCs w:val="1"/>
          <w:rtl w:val="0"/>
        </w:rPr>
        <w:t xml:space="preserve">dvipadabahuvrīhi</w:t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rPr>
          <w:rtl w:val="0"/>
        </w:rPr>
        <w:t xml:space="preserve">2. В состав бахуврихи входят более, чем две (например, три) части [</w:t>
      </w:r>
      <w:r w:rsidDel="00000000" w:rsidR="00000000" w:rsidRPr="00000000">
        <w:rPr>
          <w:i w:val="1"/>
          <w:iCs w:val="1"/>
          <w:rtl w:val="0"/>
        </w:rPr>
        <w:t xml:space="preserve">bahupada</w:t>
      </w:r>
      <w:r w:rsidDel="00000000" w:rsidR="00000000" w:rsidRPr="00000000">
        <w:rPr>
          <w:rtl w:val="0"/>
        </w:rPr>
        <w:t xml:space="preserve">- /</w:t>
      </w:r>
      <w:r w:rsidDel="00000000" w:rsidR="00000000" w:rsidRPr="00000000">
        <w:rPr>
          <w:i w:val="1"/>
          <w:iCs w:val="1"/>
          <w:rtl w:val="0"/>
        </w:rPr>
        <w:t xml:space="preserve">anekapada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bahuvrīhi</w:t>
      </w:r>
      <w:r w:rsidDel="00000000" w:rsidR="00000000" w:rsidRPr="00000000">
        <w:rPr>
          <w:rtl w:val="0"/>
        </w:rPr>
        <w:t xml:space="preserve">]:</w:t>
      </w:r>
    </w:p>
    <w:p w:rsidR="00000000" w:rsidDel="00000000" w:rsidP="00000000" w:rsidRDefault="00000000" w:rsidRPr="00000000" w14:paraId="000001DA">
      <w:pPr>
        <w:jc w:val="both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adhikonnatāṃsaḥ: adhikāv unnatāv aṃsau yasya saḥ</w:t>
      </w:r>
      <w:r w:rsidDel="00000000" w:rsidR="00000000" w:rsidRPr="00000000">
        <w:rPr>
          <w:rtl w:val="0"/>
        </w:rPr>
        <w:t xml:space="preserve">, "тот, плечи которого прекрасные (на вид) и высокиe", т. е. (человек) с впечатляющими, высокими плечами.  </w:t>
      </w:r>
    </w:p>
    <w:p w:rsidR="00000000" w:rsidDel="00000000" w:rsidP="00000000" w:rsidRDefault="00000000" w:rsidRPr="00000000" w14:paraId="000001DB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Бахуврихи подобного типа вcтречаются редко, в основном в поэзии.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Oсобые подтипы бахуврихи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Для данных типов бахуврихи характерно то, что при их анализе (</w:t>
      </w:r>
      <w:r w:rsidDel="00000000" w:rsidR="00000000" w:rsidRPr="00000000">
        <w:rPr>
          <w:i w:val="1"/>
          <w:iCs w:val="1"/>
          <w:rtl w:val="0"/>
        </w:rPr>
        <w:t xml:space="preserve">vigraha</w:t>
      </w:r>
      <w:r w:rsidDel="00000000" w:rsidR="00000000" w:rsidRPr="00000000">
        <w:rPr>
          <w:rtl w:val="0"/>
        </w:rPr>
        <w:t xml:space="preserve">) комментаторами не используется относительное местоимение </w:t>
      </w:r>
      <w:r w:rsidDel="00000000" w:rsidR="00000000" w:rsidRPr="00000000">
        <w:rPr>
          <w:i w:val="1"/>
          <w:iCs w:val="1"/>
          <w:rtl w:val="0"/>
        </w:rPr>
        <w:t xml:space="preserve">yad</w:t>
      </w:r>
      <w:r w:rsidDel="00000000" w:rsidR="00000000" w:rsidRPr="00000000">
        <w:rPr>
          <w:rtl w:val="0"/>
        </w:rPr>
        <w:t xml:space="preserve">- в его различных падежных формах, как это делается в случае обычных типов бахуврихи (</w:t>
      </w:r>
      <w:r w:rsidDel="00000000" w:rsidR="00000000" w:rsidRPr="00000000">
        <w:rPr>
          <w:i w:val="1"/>
          <w:iCs w:val="1"/>
          <w:rtl w:val="0"/>
        </w:rPr>
        <w:t xml:space="preserve">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dhikara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- или </w:t>
      </w:r>
      <w:r w:rsidDel="00000000" w:rsidR="00000000" w:rsidRPr="00000000">
        <w:rPr>
          <w:i w:val="1"/>
          <w:iCs w:val="1"/>
          <w:rtl w:val="0"/>
        </w:rPr>
        <w:t xml:space="preserve">vyadhikara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bahuvr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hi</w:t>
      </w:r>
      <w:r w:rsidDel="00000000" w:rsidR="00000000" w:rsidRPr="00000000">
        <w:rPr>
          <w:rtl w:val="0"/>
        </w:rPr>
        <w:t xml:space="preserve">). И в этом смысле такого рода бахуврихи можно назвать исключениями, которые в реальных текстах, с которыми студенту-санскритологу приходится иметь дело, встречаются редко.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Бахуврихи с числительными </w:t>
      </w:r>
    </w:p>
    <w:p w:rsidR="00000000" w:rsidDel="00000000" w:rsidP="00000000" w:rsidRDefault="00000000" w:rsidRPr="00000000" w14:paraId="000001E1">
      <w:pPr>
        <w:pStyle w:val="Heading4"/>
        <w:ind w:left="720" w:firstLine="0"/>
        <w:rPr>
          <w:rFonts w:ascii="Times New Roman" w:cs="Times New Roman" w:eastAsia="Times New Roman" w:hAnsi="Times New Roman"/>
          <w:i w:val="0"/>
          <w:iCs w:val="0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saṃkhy</w:t>
      </w:r>
      <w:r w:rsidDel="00000000" w:rsidR="00000000" w:rsidRPr="00000000">
        <w:rPr>
          <w:rFonts w:ascii="Gandhari Unicode" w:cs="Gandhari Unicode" w:eastAsia="Gandhari Unicode" w:hAnsi="Gandhari Unicode"/>
          <w:color w:val="000000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-bahuvrīhi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1.1. Числительное — вторая часть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i w:val="1"/>
          <w:iCs w:val="1"/>
          <w:rtl w:val="0"/>
        </w:rPr>
        <w:t xml:space="preserve">āsannadaśāḥ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vṛkṣāḥ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daśānām āsannāḥ vṛkṣāḥ</w:t>
      </w:r>
      <w:r w:rsidDel="00000000" w:rsidR="00000000" w:rsidRPr="00000000">
        <w:rPr>
          <w:rtl w:val="0"/>
        </w:rPr>
        <w:t xml:space="preserve">,  "деревья, (числом) приближающиеся к десяти";  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i w:val="1"/>
          <w:iCs w:val="1"/>
          <w:rtl w:val="0"/>
        </w:rPr>
        <w:t xml:space="preserve">adhikadaśāni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kusumāni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daśānāṃ adhikāni kusumāni</w:t>
      </w:r>
      <w:r w:rsidDel="00000000" w:rsidR="00000000" w:rsidRPr="00000000">
        <w:rPr>
          <w:rtl w:val="0"/>
        </w:rPr>
        <w:t xml:space="preserve">, "цветы, (числом) превышающие десять", т. е. более десяти цветов;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i w:val="1"/>
          <w:iCs w:val="1"/>
          <w:rtl w:val="0"/>
        </w:rPr>
        <w:t xml:space="preserve">upadaśāḥ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narāḥ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daśānāṃ samīpe </w:t>
      </w:r>
      <w:sdt>
        <w:sdtPr>
          <w:id w:val="-1043498784"/>
          <w:tag w:val="goog_rdk_122"/>
        </w:sdtPr>
        <w:sdtContent>
          <w:commentRangeStart w:id="115"/>
        </w:sdtContent>
      </w:sdt>
      <w:r w:rsidDel="00000000" w:rsidR="00000000" w:rsidRPr="00000000">
        <w:rPr>
          <w:i w:val="1"/>
          <w:iCs w:val="1"/>
          <w:rtl w:val="0"/>
        </w:rPr>
        <w:t xml:space="preserve">ye</w:t>
      </w:r>
      <w:commentRangeEnd w:id="115"/>
      <w:r w:rsidDel="00000000" w:rsidR="00000000" w:rsidRPr="00000000">
        <w:commentReference w:id="115"/>
      </w:r>
      <w:r w:rsidDel="00000000" w:rsidR="00000000" w:rsidRPr="00000000">
        <w:rPr>
          <w:i w:val="1"/>
          <w:iCs w:val="1"/>
          <w:rtl w:val="0"/>
        </w:rPr>
        <w:t xml:space="preserve"> santi te</w:t>
      </w:r>
      <w:r w:rsidDel="00000000" w:rsidR="00000000" w:rsidRPr="00000000">
        <w:rPr>
          <w:rtl w:val="0"/>
        </w:rPr>
        <w:t xml:space="preserve">, "люди, которые пребывают вблизи от десяти", т. е. oколо десяти человек.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1.2. Обе части — числительные: </w:t>
      </w:r>
      <w:sdt>
        <w:sdtPr>
          <w:id w:val="-810786693"/>
          <w:tag w:val="goog_rdk_123"/>
        </w:sdtPr>
        <w:sdtContent>
          <w:commentRangeStart w:id="116"/>
        </w:sdtContent>
      </w:sdt>
      <w:r w:rsidDel="00000000" w:rsidR="00000000" w:rsidRPr="00000000">
        <w:rPr>
          <w:rtl w:val="0"/>
        </w:rPr>
        <w:t xml:space="preserve">альтернатива</w:t>
      </w:r>
      <w:commentRangeEnd w:id="116"/>
      <w:r w:rsidDel="00000000" w:rsidR="00000000" w:rsidRPr="00000000">
        <w:commentReference w:id="116"/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saṃkhyobhayapada-bahuvrīhi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i w:val="1"/>
          <w:iCs w:val="1"/>
          <w:rtl w:val="0"/>
        </w:rPr>
        <w:t xml:space="preserve">dvitrāḥ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payobindavaḥ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dvau vā trayaḥ vā payobindavaḥ</w:t>
      </w:r>
      <w:r w:rsidDel="00000000" w:rsidR="00000000" w:rsidRPr="00000000">
        <w:rPr>
          <w:rtl w:val="0"/>
        </w:rPr>
        <w:t xml:space="preserve">, "Капельки воды, (число) которых два или три", т. е. две-три капли воды.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1.3. Обе части — числительные: перемножение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i w:val="1"/>
          <w:iCs w:val="1"/>
          <w:rtl w:val="0"/>
        </w:rPr>
        <w:t xml:space="preserve">dvidaśāḥ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pakṣiṇaḥ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dvir āvṛttāḥ daśa dvidaśāḥ pakṣiṇaḥ</w:t>
      </w:r>
      <w:r w:rsidDel="00000000" w:rsidR="00000000" w:rsidRPr="00000000">
        <w:rPr>
          <w:rtl w:val="0"/>
        </w:rPr>
        <w:t xml:space="preserve">, "Двойка, повторенная десять (раз),  т. е. двадцать птиц".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4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Бахуврихи направлений 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dig-bahuvrīhi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i w:val="1"/>
          <w:iCs w:val="1"/>
          <w:rtl w:val="0"/>
        </w:rPr>
        <w:t xml:space="preserve">dakṣiṇapūrvā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dik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i w:val="1"/>
          <w:iCs w:val="1"/>
          <w:rtl w:val="0"/>
        </w:rPr>
        <w:t xml:space="preserve">dakṣiṇasyāḥ pūrvasyāḥ ca diśoḥ yat antarālaṃ sā dakṣiṇapūrvā dik</w:t>
      </w:r>
      <w:r w:rsidDel="00000000" w:rsidR="00000000" w:rsidRPr="00000000">
        <w:rPr>
          <w:rtl w:val="0"/>
        </w:rPr>
        <w:t xml:space="preserve">, "То направление, которое занимает промежуток между южным и восточным направлениями, т. е. юго-восток".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4"/>
        <w:rPr/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3. Бахуврихи-наречия: сражение, драка или </w:t>
      </w:r>
      <w:sdt>
        <w:sdtPr>
          <w:id w:val="183087420"/>
          <w:tag w:val="goog_rdk_124"/>
        </w:sdtPr>
        <w:sdtContent>
          <w:commentRangeStart w:id="117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схватка со значением взаимности</w:t>
      </w:r>
      <w:commentRangeEnd w:id="117"/>
      <w:r w:rsidDel="00000000" w:rsidR="00000000" w:rsidRPr="00000000">
        <w:commentReference w:id="117"/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grahaṇaviṣayaka-bahuvrīhi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praharaṇaviṣayaka-bahuvrīhi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rtl w:val="0"/>
        </w:rPr>
        <w:t xml:space="preserve">)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i w:val="1"/>
          <w:iCs w:val="1"/>
          <w:rtl w:val="0"/>
        </w:rPr>
        <w:t xml:space="preserve">keśākeśi: keśeṣu keśeṣu gṛhītvā idaṃ yuddhaṃ pravṛttam</w:t>
      </w:r>
      <w:r w:rsidDel="00000000" w:rsidR="00000000" w:rsidRPr="00000000">
        <w:rPr>
          <w:rtl w:val="0"/>
        </w:rPr>
        <w:t xml:space="preserve">, "Волос-к-волосу / голова-к-голове: битва/драка, которая ведётся, когда противники вцепились друг другу в волосы";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i w:val="1"/>
          <w:iCs w:val="1"/>
          <w:rtl w:val="0"/>
        </w:rPr>
        <w:t xml:space="preserve">daṇḍādaṇḍi: daṇḍaiḥ daṇḍaiḥ ca prahṛtya idaṃ yuddham vṛttam daṇḍādaṇḍi</w:t>
      </w:r>
      <w:r w:rsidDel="00000000" w:rsidR="00000000" w:rsidRPr="00000000">
        <w:rPr>
          <w:rtl w:val="0"/>
        </w:rPr>
        <w:t xml:space="preserve">, "Драка палка-о-палку", то есть когда дерутся, снова и снова побивая друг друга палками".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4. Бахуврихи с особыми окончаниями женского рода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i w:val="1"/>
          <w:iCs w:val="1"/>
          <w:rtl w:val="0"/>
        </w:rPr>
        <w:t xml:space="preserve">sundarāṅgī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sundaram aṅgam yasyāḥ sā</w:t>
      </w:r>
      <w:r w:rsidDel="00000000" w:rsidR="00000000" w:rsidRPr="00000000">
        <w:rPr>
          <w:rtl w:val="0"/>
        </w:rPr>
        <w:t xml:space="preserve">, "та, у которой прекрасное тело, прекраснотелая";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i w:val="1"/>
          <w:iCs w:val="1"/>
          <w:rtl w:val="0"/>
        </w:rPr>
        <w:t xml:space="preserve">sugātrī: śobhanaṃ gātraṃ yasyāḥ sā</w:t>
      </w:r>
      <w:r w:rsidDel="00000000" w:rsidR="00000000" w:rsidRPr="00000000">
        <w:rPr>
          <w:rtl w:val="0"/>
        </w:rPr>
        <w:t xml:space="preserve">, "та, у которой великолепное тело", т. е. досл. "великолепнотелая";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i w:val="1"/>
          <w:iCs w:val="1"/>
          <w:rtl w:val="0"/>
        </w:rPr>
        <w:t xml:space="preserve">indīvarākṣī: indīvare iva akṣiṇī yasyāḥ sā</w:t>
      </w:r>
      <w:r w:rsidDel="00000000" w:rsidR="00000000" w:rsidRPr="00000000">
        <w:rPr>
          <w:rtl w:val="0"/>
        </w:rPr>
        <w:t xml:space="preserve">, "та, у которой оба глаза подобны синей кувшинке, т. е. досл. "синекувшинкоглазая";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5. Нерегулярные (нетипичные) бахуврихи-исключения</w:t>
      </w:r>
    </w:p>
    <w:p w:rsidR="00000000" w:rsidDel="00000000" w:rsidP="00000000" w:rsidRDefault="00000000" w:rsidRPr="00000000" w14:paraId="000001FB">
      <w:pPr>
        <w:pStyle w:val="Heading5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-466313817"/>
          <w:tag w:val="goog_rdk_125"/>
        </w:sdtPr>
        <w:sdtContent>
          <w:commentRangeStart w:id="118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agnyāhitaḥ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āhitāgniḥ</w:t>
      </w:r>
      <w:commentRangeEnd w:id="118"/>
      <w:r w:rsidDel="00000000" w:rsidR="00000000" w:rsidRPr="00000000">
        <w:commentReference w:id="118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/>
      </w:pPr>
      <w:r w:rsidDel="00000000" w:rsidR="00000000" w:rsidRPr="00000000">
        <w:rPr>
          <w:rtl w:val="0"/>
        </w:rPr>
        <w:t xml:space="preserve">В обычном, типичном случае композита-бахуврихи причастия прошедшего времени </w:t>
      </w:r>
      <w:sdt>
        <w:sdtPr>
          <w:id w:val="1359314010"/>
          <w:tag w:val="goog_rdk_126"/>
        </w:sdtPr>
        <w:sdtContent>
          <w:commentRangeStart w:id="119"/>
        </w:sdtContent>
      </w:sdt>
      <w:r w:rsidDel="00000000" w:rsidR="00000000" w:rsidRPr="00000000">
        <w:rPr>
          <w:rtl w:val="0"/>
        </w:rPr>
        <w:t xml:space="preserve">страдательного (/действительного) залога, которые условно и не совсем корректно называют заимствованным из латинской грамматики термином p.p.p. (participium perfecti passivi),</w:t>
      </w:r>
      <w:commentRangeEnd w:id="119"/>
      <w:r w:rsidDel="00000000" w:rsidR="00000000" w:rsidRPr="00000000">
        <w:commentReference w:id="119"/>
      </w:r>
      <w:r w:rsidDel="00000000" w:rsidR="00000000" w:rsidRPr="00000000">
        <w:rPr>
          <w:rtl w:val="0"/>
        </w:rPr>
        <w:t xml:space="preserve"> должны составлять его </w:t>
      </w:r>
      <w:r w:rsidDel="00000000" w:rsidR="00000000" w:rsidRPr="00000000">
        <w:rPr>
          <w:b w:val="1"/>
          <w:bCs w:val="1"/>
          <w:rtl w:val="0"/>
        </w:rPr>
        <w:t xml:space="preserve">левую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часть</w:t>
      </w:r>
      <w:r w:rsidDel="00000000" w:rsidR="00000000" w:rsidRPr="00000000">
        <w:rPr>
          <w:rtl w:val="0"/>
        </w:rPr>
        <w:t xml:space="preserve">. Однако в некоторых, исключительных случаях такие причастия могут быть </w:t>
      </w:r>
      <w:r w:rsidDel="00000000" w:rsidR="00000000" w:rsidRPr="00000000">
        <w:rPr>
          <w:b w:val="1"/>
          <w:bCs w:val="1"/>
          <w:rtl w:val="0"/>
        </w:rPr>
        <w:t xml:space="preserve">правой</w:t>
      </w:r>
      <w:r w:rsidDel="00000000" w:rsidR="00000000" w:rsidRPr="00000000">
        <w:rPr>
          <w:rtl w:val="0"/>
        </w:rPr>
        <w:t xml:space="preserve"> частью именно композита-</w:t>
      </w:r>
      <w:r w:rsidDel="00000000" w:rsidR="00000000" w:rsidRPr="00000000">
        <w:rPr>
          <w:b w:val="1"/>
          <w:bCs w:val="1"/>
          <w:rtl w:val="0"/>
        </w:rPr>
        <w:t xml:space="preserve">бахуврихи</w:t>
      </w:r>
      <w:r w:rsidDel="00000000" w:rsidR="00000000" w:rsidRPr="00000000">
        <w:rPr>
          <w:rtl w:val="0"/>
        </w:rPr>
        <w:t xml:space="preserve">. При анализе и переводе </w:t>
      </w:r>
      <w:sdt>
        <w:sdtPr>
          <w:id w:val="685826377"/>
          <w:tag w:val="goog_rdk_127"/>
        </w:sdtPr>
        <w:sdtContent>
          <w:commentRangeStart w:id="120"/>
        </w:sdtContent>
      </w:sdt>
      <w:r w:rsidDel="00000000" w:rsidR="00000000" w:rsidRPr="00000000">
        <w:rPr>
          <w:rtl w:val="0"/>
        </w:rPr>
        <w:t xml:space="preserve">этоих</w:t>
      </w:r>
      <w:commentRangeEnd w:id="120"/>
      <w:r w:rsidDel="00000000" w:rsidR="00000000" w:rsidRPr="00000000">
        <w:commentReference w:id="120"/>
      </w:r>
      <w:r w:rsidDel="00000000" w:rsidR="00000000" w:rsidRPr="00000000">
        <w:rPr>
          <w:rtl w:val="0"/>
        </w:rPr>
        <w:t xml:space="preserve"> композитов начинающие могут их перепутать с татпурушами или кармадхараями, в которых эти причастия (условно) "p.p.p." обычно и находятся справа, образуя в композиты-прилагательные.</w:t>
      </w:r>
    </w:p>
    <w:p w:rsidR="00000000" w:rsidDel="00000000" w:rsidP="00000000" w:rsidRDefault="00000000" w:rsidRPr="00000000" w14:paraId="000001F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/>
      </w:pPr>
      <w:r w:rsidDel="00000000" w:rsidR="00000000" w:rsidRPr="00000000">
        <w:rPr>
          <w:rtl w:val="0"/>
        </w:rPr>
        <w:t xml:space="preserve">Это именно бахуврихи, образованные с помощью слов из особой группы (</w:t>
      </w:r>
      <w:r w:rsidDel="00000000" w:rsidR="00000000" w:rsidRPr="00000000">
        <w:rPr>
          <w:i w:val="1"/>
          <w:iCs w:val="1"/>
          <w:rtl w:val="0"/>
        </w:rPr>
        <w:t xml:space="preserve">ga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) [в данном случае это открытое множество слов, называемое </w:t>
      </w:r>
      <w:r w:rsidDel="00000000" w:rsidR="00000000" w:rsidRPr="00000000">
        <w:rPr>
          <w:i w:val="1"/>
          <w:iCs w:val="1"/>
          <w:rtl w:val="0"/>
        </w:rPr>
        <w:t xml:space="preserve">āhitāgnyādi </w:t>
      </w:r>
      <w:r w:rsidDel="00000000" w:rsidR="00000000" w:rsidRPr="00000000">
        <w:rPr>
          <w:rtl w:val="0"/>
        </w:rPr>
        <w:t xml:space="preserve">(ср. ga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ṇ</w:t>
      </w:r>
      <w:r w:rsidDel="00000000" w:rsidR="00000000" w:rsidRPr="00000000">
        <w:rPr>
          <w:rtl w:val="0"/>
        </w:rPr>
        <w:t xml:space="preserve">ap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āṭ</w:t>
      </w:r>
      <w:r w:rsidDel="00000000" w:rsidR="00000000" w:rsidRPr="00000000">
        <w:rPr>
          <w:rtl w:val="0"/>
        </w:rPr>
        <w:t xml:space="preserve">ha 20), ср.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ini 2.2.37]: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āgnyāhitaḥ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āhitāgniḥ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brāhmaṇaḥ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āhita agnir yena sa brāhmaṇaḥ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"тот брахман, которым [ритуальный] огонь был разложен/подготовлен", т. е. "брахман, подготовивший ритуальный огонь";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ūḍhabhāryaḥ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bhāryodhaḥ vīraḥ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ūḍhā bhāryā yena sa vīraḥ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"тот герой, которым жена была отведена [в его дом]", т. е. "женившийся герой";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dehabaddhaṃ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baddhadeham hayaratnam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baddho deho yena tad dhayo ratnam iva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"Тот конь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подобный драгоценности, которым тело было схвачено", т. е. "прекрасный конь, принявший телесную форму" [ср. комментарий Маллинатхи к "Кумарасамбхаве" 2.47].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5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vibhakti-bahuvrīhiḥ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Иногда, очень редко, встречаются бахуврихи-исключения, левая часть которых при анализе получает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окончание иное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нежели номинатив или генетив.</w:t>
      </w:r>
    </w:p>
    <w:p w:rsidR="00000000" w:rsidDel="00000000" w:rsidP="00000000" w:rsidRDefault="00000000" w:rsidRPr="00000000" w14:paraId="00000205">
      <w:pPr>
        <w:jc w:val="both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bhavanetrajanmā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bhavasya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netrāt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janma yasya saḥ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"Тот, чьё рождение произошло из глаза Бхавы" [ср. комментарий Маллинатхи к "Кумарасамбхаве" 3.75]; нерегулярность здесь в том, что при анализе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левая часть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получает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окончание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аблатива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07">
      <w:pPr>
        <w:tabs>
          <w:tab w:val="left" w:leader="none" w:pos="397"/>
        </w:tabs>
        <w:ind w:left="36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Kum</w:t>
      </w:r>
      <w:r w:rsidDel="00000000" w:rsidR="00000000" w:rsidRPr="00000000">
        <w:rPr>
          <w:rFonts w:ascii="Gandhari Unicode" w:cs="Gandhari Unicode" w:eastAsia="Gandhari Unicode" w:hAnsi="Gandhari Unicode"/>
          <w:u w:val="single"/>
          <w:rtl w:val="0"/>
        </w:rPr>
        <w:t xml:space="preserve">ā</w:t>
      </w:r>
      <w:r w:rsidDel="00000000" w:rsidR="00000000" w:rsidRPr="00000000">
        <w:rPr>
          <w:u w:val="single"/>
          <w:rtl w:val="0"/>
        </w:rPr>
        <w:t xml:space="preserve">rasambhava 8.25 (p. 149, ed. Kale).</w:t>
      </w:r>
    </w:p>
    <w:p w:rsidR="00000000" w:rsidDel="00000000" w:rsidP="00000000" w:rsidRDefault="00000000" w:rsidRPr="00000000" w14:paraId="00000208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tasya malayasthalīrater dhūtacandanalataḥ priyāklamam ācacāma</w:t>
      </w:r>
      <w:r w:rsidDel="00000000" w:rsidR="00000000" w:rsidRPr="00000000">
        <w:rPr>
          <w:rtl w:val="0"/>
        </w:rPr>
        <w:t xml:space="preserve">… </w:t>
      </w:r>
      <w:r w:rsidDel="00000000" w:rsidR="00000000" w:rsidRPr="00000000">
        <w:rPr>
          <w:i w:val="1"/>
          <w:iCs w:val="1"/>
          <w:rtl w:val="0"/>
        </w:rPr>
        <w:t xml:space="preserve">dakṣiṇānilaḥ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u w:val="single"/>
          <w:rtl w:val="0"/>
        </w:rPr>
        <w:t xml:space="preserve">Комментарий Маллинатхи</w:t>
      </w:r>
      <w:r w:rsidDel="00000000" w:rsidR="00000000" w:rsidRPr="00000000">
        <w:rPr>
          <w:rtl w:val="0"/>
        </w:rPr>
        <w:t xml:space="preserve"> к этой строфе: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malayasthalīṣu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malayācalapradeśeṣu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ratiḥ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surataṃ yasya tathoktasya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209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"Южный ветер (</w:t>
      </w:r>
      <w:r w:rsidDel="00000000" w:rsidR="00000000" w:rsidRPr="00000000">
        <w:rPr>
          <w:i w:val="1"/>
          <w:iCs w:val="1"/>
          <w:rtl w:val="0"/>
        </w:rPr>
        <w:t xml:space="preserve">dakṣiṇānilaḥ)</w:t>
      </w:r>
      <w:r w:rsidDel="00000000" w:rsidR="00000000" w:rsidRPr="00000000">
        <w:rPr>
          <w:rtl w:val="0"/>
        </w:rPr>
        <w:t xml:space="preserve">, сотрясавший ветви сандаловых деревьев (</w:t>
      </w:r>
      <w:r w:rsidDel="00000000" w:rsidR="00000000" w:rsidRPr="00000000">
        <w:rPr>
          <w:i w:val="1"/>
          <w:iCs w:val="1"/>
          <w:rtl w:val="0"/>
        </w:rPr>
        <w:t xml:space="preserve">dhūtacandanalataḥ</w:t>
      </w:r>
      <w:r w:rsidDel="00000000" w:rsidR="00000000" w:rsidRPr="00000000">
        <w:rPr>
          <w:rtl w:val="0"/>
        </w:rPr>
        <w:t xml:space="preserve">), уносил прочь (</w:t>
      </w:r>
      <w:r w:rsidDel="00000000" w:rsidR="00000000" w:rsidRPr="00000000">
        <w:rPr>
          <w:i w:val="1"/>
          <w:iCs w:val="1"/>
          <w:rtl w:val="0"/>
        </w:rPr>
        <w:t xml:space="preserve">ācacāma</w:t>
      </w:r>
      <w:r w:rsidDel="00000000" w:rsidR="00000000" w:rsidRPr="00000000">
        <w:rPr>
          <w:rtl w:val="0"/>
        </w:rPr>
        <w:t xml:space="preserve">) утомление (-</w:t>
      </w:r>
      <w:r w:rsidDel="00000000" w:rsidR="00000000" w:rsidRPr="00000000">
        <w:rPr>
          <w:i w:val="1"/>
          <w:iCs w:val="1"/>
          <w:rtl w:val="0"/>
        </w:rPr>
        <w:t xml:space="preserve">klamam</w:t>
      </w:r>
      <w:r w:rsidDel="00000000" w:rsidR="00000000" w:rsidRPr="00000000">
        <w:rPr>
          <w:rtl w:val="0"/>
        </w:rPr>
        <w:t xml:space="preserve">) возлюбленной (</w:t>
      </w:r>
      <w:r w:rsidDel="00000000" w:rsidR="00000000" w:rsidRPr="00000000">
        <w:rPr>
          <w:i w:val="1"/>
          <w:iCs w:val="1"/>
          <w:rtl w:val="0"/>
        </w:rPr>
        <w:t xml:space="preserve">priy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-) этого (Шивы) (</w:t>
      </w:r>
      <w:r w:rsidDel="00000000" w:rsidR="00000000" w:rsidRPr="00000000">
        <w:rPr>
          <w:i w:val="1"/>
          <w:iCs w:val="1"/>
          <w:rtl w:val="0"/>
        </w:rPr>
        <w:t xml:space="preserve">tasya</w:t>
      </w:r>
      <w:r w:rsidDel="00000000" w:rsidR="00000000" w:rsidRPr="00000000">
        <w:rPr>
          <w:rtl w:val="0"/>
        </w:rPr>
        <w:t xml:space="preserve">), любовные утехи (-</w:t>
      </w:r>
      <w:r w:rsidDel="00000000" w:rsidR="00000000" w:rsidRPr="00000000">
        <w:rPr>
          <w:i w:val="1"/>
          <w:iCs w:val="1"/>
          <w:rtl w:val="0"/>
        </w:rPr>
        <w:t xml:space="preserve">rate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) которого происходили </w:t>
      </w:r>
      <w:r w:rsidDel="00000000" w:rsidR="00000000" w:rsidRPr="00000000">
        <w:rPr>
          <w:b w:val="1"/>
          <w:bCs w:val="1"/>
          <w:rtl w:val="0"/>
        </w:rPr>
        <w:t xml:space="preserve">на плоских отрогах</w:t>
      </w:r>
      <w:r w:rsidDel="00000000" w:rsidR="00000000" w:rsidRPr="00000000">
        <w:rPr>
          <w:rtl w:val="0"/>
        </w:rPr>
        <w:t xml:space="preserve"> (-</w:t>
      </w:r>
      <w:r w:rsidDel="00000000" w:rsidR="00000000" w:rsidRPr="00000000">
        <w:rPr>
          <w:i w:val="1"/>
          <w:iCs w:val="1"/>
          <w:rtl w:val="0"/>
        </w:rPr>
        <w:t xml:space="preserve">sthal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īṣ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) гор Малая (</w:t>
      </w:r>
      <w:r w:rsidDel="00000000" w:rsidR="00000000" w:rsidRPr="00000000">
        <w:rPr>
          <w:i w:val="1"/>
          <w:iCs w:val="1"/>
          <w:rtl w:val="0"/>
        </w:rPr>
        <w:t xml:space="preserve">malaya</w:t>
      </w:r>
      <w:r w:rsidDel="00000000" w:rsidR="00000000" w:rsidRPr="00000000">
        <w:rPr>
          <w:rtl w:val="0"/>
        </w:rPr>
        <w:t xml:space="preserve">-)":</w:t>
      </w:r>
    </w:p>
    <w:p w:rsidR="00000000" w:rsidDel="00000000" w:rsidP="00000000" w:rsidRDefault="00000000" w:rsidRPr="00000000" w14:paraId="0000020A">
      <w:pPr>
        <w:tabs>
          <w:tab w:val="left" w:leader="none" w:pos="397"/>
        </w:tabs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tasya malaya-sthal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ī-</w:t>
      </w:r>
      <w:r w:rsidDel="00000000" w:rsidR="00000000" w:rsidRPr="00000000">
        <w:rPr>
          <w:i w:val="1"/>
          <w:iCs w:val="1"/>
          <w:rtl w:val="0"/>
        </w:rPr>
        <w:t xml:space="preserve">rate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i w:val="1"/>
          <w:iCs w:val="1"/>
          <w:rtl w:val="0"/>
        </w:rPr>
        <w:t xml:space="preserve">: malayasya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sthal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īṣ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</w:t>
      </w:r>
      <w:r w:rsidDel="00000000" w:rsidR="00000000" w:rsidRPr="00000000">
        <w:rPr>
          <w:i w:val="1"/>
          <w:iCs w:val="1"/>
          <w:rtl w:val="0"/>
        </w:rPr>
        <w:t xml:space="preserve"> ratis yasya tasya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535335265"/>
          <w:tag w:val="goog_rdk_128"/>
        </w:sdtPr>
        <w:sdtContent>
          <w:commentRangeStart w:id="12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нерегулярность здесь в том, что при анализе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левая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часть получает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окончание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локатива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commentRangeEnd w:id="121"/>
      <w:r w:rsidDel="00000000" w:rsidR="00000000" w:rsidRPr="00000000">
        <w:commentReference w:id="12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397"/>
        </w:tabs>
        <w:jc w:val="both"/>
        <w:rPr/>
      </w:pPr>
      <w:r w:rsidDel="00000000" w:rsidR="00000000" w:rsidRPr="00000000">
        <w:rPr>
          <w:rtl w:val="0"/>
        </w:rPr>
        <w:t xml:space="preserve">Подобного рода бахуврихи, формально противоречащие строгим правилам классического языка, то и дело (но нечасто) встречаются в санскритских произведениях классического периода. Их существование, признаваемое комментаторами, следует просто принимать к сведению и признавать исключениями.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sdt>
        <w:sdtPr>
          <w:id w:val="-977226716"/>
          <w:tag w:val="goog_rdk_129"/>
        </w:sdtPr>
        <w:sdtContent>
          <w:commentRangeStart w:id="122"/>
        </w:sdtContent>
      </w:sdt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"Вопросительные бахуврихи":</w:t>
      </w:r>
      <w:commentRangeEnd w:id="122"/>
      <w:r w:rsidDel="00000000" w:rsidR="00000000" w:rsidRPr="00000000">
        <w:commentReference w:id="12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/>
      </w:pPr>
      <w:r w:rsidDel="00000000" w:rsidR="00000000" w:rsidRPr="00000000">
        <w:rPr>
          <w:rtl w:val="0"/>
        </w:rPr>
        <w:t xml:space="preserve">Имеет смысл выделить особую группу бахуврихи, которые встречаются нередко, особенно в философских произведениях, которые для начинающих могут представить определённую трудность для распознавания, интерпретации и верного перевода. Эту группу можно условно назвать </w:t>
      </w:r>
      <w:r w:rsidDel="00000000" w:rsidR="00000000" w:rsidRPr="00000000">
        <w:rPr>
          <w:b w:val="1"/>
          <w:bCs w:val="1"/>
          <w:rtl w:val="0"/>
        </w:rPr>
        <w:t xml:space="preserve">вопросительными бахуврихи</w:t>
      </w:r>
      <w:r w:rsidDel="00000000" w:rsidR="00000000" w:rsidRPr="00000000">
        <w:rPr>
          <w:rtl w:val="0"/>
        </w:rPr>
        <w:t xml:space="preserve">, их левая часть — это, как правило, вопросительные местоимения </w:t>
      </w:r>
      <w:r w:rsidDel="00000000" w:rsidR="00000000" w:rsidRPr="00000000">
        <w:rPr>
          <w:i w:val="1"/>
          <w:iCs w:val="1"/>
          <w:rtl w:val="0"/>
        </w:rPr>
        <w:t xml:space="preserve">kim</w:t>
      </w:r>
      <w:r w:rsidDel="00000000" w:rsidR="00000000" w:rsidRPr="00000000">
        <w:rPr>
          <w:rtl w:val="0"/>
        </w:rPr>
        <w:t xml:space="preserve">-, </w:t>
      </w:r>
      <w:r w:rsidDel="00000000" w:rsidR="00000000" w:rsidRPr="00000000">
        <w:rPr>
          <w:i w:val="1"/>
          <w:iCs w:val="1"/>
          <w:rtl w:val="0"/>
        </w:rPr>
        <w:t xml:space="preserve">katham</w:t>
      </w:r>
      <w:r w:rsidDel="00000000" w:rsidR="00000000" w:rsidRPr="00000000">
        <w:rPr>
          <w:rtl w:val="0"/>
        </w:rPr>
        <w:t xml:space="preserve">-: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dharma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yasya sa dharma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досл. "такая дхарма (норма), чья характеристика какова", т. е. [смысловой перевод]: "какова характеристика Дхармы?";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prayojano dharma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 prayojan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 yasya sa dharma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досл. Дхарма (норма) такая, цели которой каковы", т. е. [смысловой перевод]: "каковы целеполагания этой Дхармы?" [ср. комментарий Чандрананды к Вайшешика-сутре 1.1.1]. </w:t>
      </w:r>
    </w:p>
    <w:p w:rsidR="00000000" w:rsidDel="00000000" w:rsidP="00000000" w:rsidRDefault="00000000" w:rsidRPr="00000000" w14:paraId="00000212">
      <w:pPr>
        <w:ind w:left="360" w:firstLine="0"/>
        <w:jc w:val="both"/>
        <w:rPr/>
      </w:pPr>
      <w:r w:rsidDel="00000000" w:rsidR="00000000" w:rsidRPr="00000000">
        <w:rPr>
          <w:rtl w:val="0"/>
        </w:rPr>
        <w:t xml:space="preserve">Другие примеры (мои собственные: Эд. Л.):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ete nṛpāḥ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dhanāḥ: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dhana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ye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ṣāṃ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"Каково богатство этих царей?"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4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u w:val="single"/>
          <w:rtl w:val="0"/>
        </w:rPr>
        <w:t xml:space="preserve">X-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ādi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u w:val="singl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, "и так далее"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/>
      </w:pPr>
      <w:r w:rsidDel="00000000" w:rsidR="00000000" w:rsidRPr="00000000">
        <w:rPr>
          <w:rtl w:val="0"/>
        </w:rPr>
        <w:t xml:space="preserve">Важной, чрезвычайно часто встречающейся подгруппой или подтипом бахуврихи является </w:t>
      </w:r>
      <w:r w:rsidDel="00000000" w:rsidR="00000000" w:rsidRPr="00000000">
        <w:rPr>
          <w:b w:val="1"/>
          <w:bCs w:val="1"/>
          <w:rtl w:val="0"/>
        </w:rPr>
        <w:t xml:space="preserve">X-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rtl w:val="0"/>
        </w:rPr>
        <w:t xml:space="preserve">ā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</w:t>
      </w:r>
      <w:r w:rsidDel="00000000" w:rsidR="00000000" w:rsidRPr="00000000">
        <w:rPr>
          <w:rtl w:val="0"/>
        </w:rPr>
        <w:t xml:space="preserve">-; обычно подобного рода композиты </w:t>
      </w:r>
      <w:sdt>
        <w:sdtPr>
          <w:id w:val="1163081360"/>
          <w:tag w:val="goog_rdk_130"/>
        </w:sdtPr>
        <w:sdtContent>
          <w:commentRangeStart w:id="123"/>
        </w:sdtContent>
      </w:sdt>
      <w:r w:rsidDel="00000000" w:rsidR="00000000" w:rsidRPr="00000000">
        <w:rPr>
          <w:rtl w:val="0"/>
        </w:rPr>
        <w:t xml:space="preserve">без особых дальнейших размышлений, практически автоматически </w:t>
      </w:r>
      <w:commentRangeEnd w:id="123"/>
      <w:r w:rsidDel="00000000" w:rsidR="00000000" w:rsidRPr="00000000">
        <w:commentReference w:id="123"/>
      </w:r>
      <w:r w:rsidDel="00000000" w:rsidR="00000000" w:rsidRPr="00000000">
        <w:rPr>
          <w:rtl w:val="0"/>
        </w:rPr>
        <w:t xml:space="preserve">переводят как "</w:t>
      </w:r>
      <w:r w:rsidDel="00000000" w:rsidR="00000000" w:rsidRPr="00000000">
        <w:rPr>
          <w:u w:val="single"/>
          <w:rtl w:val="0"/>
        </w:rPr>
        <w:t xml:space="preserve">Х- и так далее</w:t>
      </w:r>
      <w:r w:rsidDel="00000000" w:rsidR="00000000" w:rsidRPr="00000000">
        <w:rPr>
          <w:rtl w:val="0"/>
        </w:rPr>
        <w:t xml:space="preserve">":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797655389"/>
          <w:tag w:val="goog_rdk_131"/>
        </w:sdtPr>
        <w:sdtContent>
          <w:commentRangeStart w:id="124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rāgādayaḥ: rāga ādir yeṣāṃ 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"те [вещи], первым элементом из [числа] которых является страсть", отсюда "страсть и так далее" или "страстная привязанность и тому подобные [вещи]";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janmarogamaraṇādir bhāvaḥ: janma ca rogaś ca maraṇaṃ ca ādayaḥ yasya sa 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"такое бытие, начальные элементы которого — это рождение, болезнь и смерть", отсюда: "бытие, [а именно] рождение, болезни, смерть и так далее".</w:t>
      </w:r>
      <w:commentRangeEnd w:id="124"/>
      <w:r w:rsidDel="00000000" w:rsidR="00000000" w:rsidRPr="00000000">
        <w:commentReference w:id="12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397"/>
        </w:tabs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u w:val="single"/>
          <w:rtl w:val="0"/>
        </w:rPr>
        <w:t xml:space="preserve">X-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para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u w:val="single"/>
          <w:rtl w:val="0"/>
        </w:rPr>
        <w:t xml:space="preserve">-</w:t>
      </w:r>
    </w:p>
    <w:p w:rsidR="00000000" w:rsidDel="00000000" w:rsidP="00000000" w:rsidRDefault="00000000" w:rsidRPr="00000000" w14:paraId="0000021B">
      <w:pPr>
        <w:jc w:val="both"/>
        <w:rPr/>
      </w:pPr>
      <w:r w:rsidDel="00000000" w:rsidR="00000000" w:rsidRPr="00000000">
        <w:rPr>
          <w:rtl w:val="0"/>
        </w:rPr>
        <w:t xml:space="preserve">Бахуврихи, содержащие в виде правой части -</w:t>
      </w:r>
      <w:sdt>
        <w:sdtPr>
          <w:id w:val="680898451"/>
          <w:tag w:val="goog_rdk_132"/>
        </w:sdtPr>
        <w:sdtContent>
          <w:commentRangeStart w:id="125"/>
        </w:sdtContent>
      </w:sdt>
      <w:r w:rsidDel="00000000" w:rsidR="00000000" w:rsidRPr="00000000">
        <w:rPr>
          <w:i w:val="1"/>
          <w:iCs w:val="1"/>
          <w:rtl w:val="0"/>
        </w:rPr>
        <w:t xml:space="preserve">para</w:t>
      </w:r>
      <w:commentRangeEnd w:id="125"/>
      <w:r w:rsidDel="00000000" w:rsidR="00000000" w:rsidRPr="00000000">
        <w:commentReference w:id="125"/>
      </w:r>
      <w:r w:rsidDel="00000000" w:rsidR="00000000" w:rsidRPr="00000000">
        <w:rPr>
          <w:rtl w:val="0"/>
        </w:rPr>
        <w:t xml:space="preserve">- — совершенно регулярные по своей структуре. При этом они, встречаясь очень часто, нередко вызывают у изучающих санскрит определённые трудности в интерпретации, так что имеет смысл выделить их в отдельный подтип как фразеологизмы.</w:t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[Yogav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 1.19.21]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vapur bhayāhāra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bhayāni ca āhāraś 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yasya tad vapuḥ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"тело (ребёнка) таково, самое главное/основное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у которого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— это страхи и пища", что по смыслу можно более свободно передать, например, следующим образом: "Ребёнок [в своём теле] полностью поглощён своими страхами и желанием поесть";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5.4.16 crit. ed.]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bhartu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dharma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dharmaḥ 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paraṃ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yasyāḥ sā bhartuḥ priyā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Жена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мужа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такова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главное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неё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Дхарма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что по смыслу можно более свободно передать: "Жена своего мужа полностью сосредоточена на выполнении своей Дхармы";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-1157437213"/>
          <w:tag w:val="goog_rdk_133"/>
        </w:sdtPr>
        <w:sdtContent>
          <w:commentRangeStart w:id="126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commentRangeEnd w:id="126"/>
      <w:r w:rsidDel="00000000" w:rsidR="00000000" w:rsidRPr="00000000">
        <w:commentReference w:id="126"/>
      </w:r>
      <w:sdt>
        <w:sdtPr>
          <w:id w:val="-1406544427"/>
          <w:tag w:val="goog_rdk_134"/>
        </w:sdtPr>
        <w:sdtContent>
          <w:commentRangeStart w:id="127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[Rāmāyaṇa 5.13.22 crit. ed.]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 dadarśa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śokadhyāna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parāṃ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dīnāṃ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sītām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[Хануман увидел Ситу в качестве той {конструкция с двойным винительным}], для которой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yasy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главным делом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было — печаль и раздумья", [по смыслу]: "Хануман увидел, что Сита [выглядела] несчастной, полностью погружённой в тоску и раздумья".</w:t>
      </w:r>
      <w:commentRangeEnd w:id="127"/>
      <w:r w:rsidDel="00000000" w:rsidR="00000000" w:rsidRPr="00000000">
        <w:commentReference w:id="12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Парафраз бахуврихи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vigraha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śoka-dhyāna-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parāṃ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śokaś ca dhyānaś 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yasyās tāṃ sītām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</w:t>
      </w:r>
    </w:p>
    <w:p w:rsidR="00000000" w:rsidDel="00000000" w:rsidP="00000000" w:rsidRDefault="00000000" w:rsidRPr="00000000" w14:paraId="000002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4"/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X-mātra-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, "всего лишь Х"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Это очень часто встречающийся подтип бахуврихи, который также можно назвать идиоматическим. Такие композиты часто переводят как "всего лишь Х" или "не что иное, как Х".</w:t>
      </w:r>
    </w:p>
    <w:p w:rsidR="00000000" w:rsidDel="00000000" w:rsidP="00000000" w:rsidRDefault="00000000" w:rsidRPr="00000000" w14:paraId="00000225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rākṣaso vṛkṣa-mātraḥ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vrkṣo mātrā yasya sa rākṣasaḥ</w:t>
      </w:r>
      <w:r w:rsidDel="00000000" w:rsidR="00000000" w:rsidRPr="00000000">
        <w:rPr>
          <w:rtl w:val="0"/>
        </w:rPr>
        <w:t xml:space="preserve">, "Чудовище, чья величина — дерево", т. е. "ракшас размером с дерево";</w:t>
      </w:r>
    </w:p>
    <w:p w:rsidR="00000000" w:rsidDel="00000000" w:rsidP="00000000" w:rsidRDefault="00000000" w:rsidRPr="00000000" w14:paraId="00000226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aṇu-mātraṃ manaḥ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anur mātrā = anur eva yasya tan manaḥ</w:t>
      </w:r>
      <w:r w:rsidDel="00000000" w:rsidR="00000000" w:rsidRPr="00000000">
        <w:rPr>
          <w:rtl w:val="0"/>
        </w:rPr>
        <w:t xml:space="preserve">, "ум, чей размер — атом", "ум величиной [всего лишь в] атом".</w:t>
      </w:r>
    </w:p>
    <w:p w:rsidR="00000000" w:rsidDel="00000000" w:rsidP="00000000" w:rsidRDefault="00000000" w:rsidRPr="00000000" w14:paraId="00000227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deha-mātram</w:t>
      </w:r>
      <w:r w:rsidDel="00000000" w:rsidR="00000000" w:rsidRPr="00000000">
        <w:rPr>
          <w:rtl w:val="0"/>
        </w:rPr>
        <w:t xml:space="preserve">, "всего лишь тело / не что иное, как тело";</w:t>
      </w:r>
    </w:p>
    <w:p w:rsidR="00000000" w:rsidDel="00000000" w:rsidP="00000000" w:rsidRDefault="00000000" w:rsidRPr="00000000" w14:paraId="00000228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buddhi-m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tram</w:t>
      </w:r>
      <w:r w:rsidDel="00000000" w:rsidR="00000000" w:rsidRPr="00000000">
        <w:rPr>
          <w:rtl w:val="0"/>
        </w:rPr>
        <w:t xml:space="preserve">, "именно разум, не что иное, как разум/познание".</w:t>
      </w:r>
    </w:p>
    <w:p w:rsidR="00000000" w:rsidDel="00000000" w:rsidP="00000000" w:rsidRDefault="00000000" w:rsidRPr="00000000" w14:paraId="0000022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4"/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28"/>
          <w:szCs w:val="28"/>
          <w:rtl w:val="0"/>
        </w:rPr>
        <w:t xml:space="preserve">Бахуврихи, содержащий протасис коррелятивной структуры</w:t>
      </w:r>
    </w:p>
    <w:p w:rsidR="00000000" w:rsidDel="00000000" w:rsidP="00000000" w:rsidRDefault="00000000" w:rsidRPr="00000000" w14:paraId="0000022B">
      <w:pPr>
        <w:jc w:val="both"/>
        <w:rPr/>
      </w:pPr>
      <w:r w:rsidDel="00000000" w:rsidR="00000000" w:rsidRPr="00000000">
        <w:rPr>
          <w:rtl w:val="0"/>
        </w:rPr>
        <w:t xml:space="preserve">Нередко </w:t>
      </w:r>
      <w:r w:rsidDel="00000000" w:rsidR="00000000" w:rsidRPr="00000000">
        <w:rPr>
          <w:b w:val="1"/>
          <w:bCs w:val="1"/>
          <w:rtl w:val="0"/>
        </w:rPr>
        <w:t xml:space="preserve">протасис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yat</w:t>
      </w:r>
      <w:r w:rsidDel="00000000" w:rsidR="00000000" w:rsidRPr="00000000">
        <w:rPr>
          <w:rtl w:val="0"/>
        </w:rPr>
        <w:t xml:space="preserve">-), а иногда и/или </w:t>
      </w:r>
      <w:r w:rsidDel="00000000" w:rsidR="00000000" w:rsidRPr="00000000">
        <w:rPr>
          <w:b w:val="1"/>
          <w:bCs w:val="1"/>
          <w:rtl w:val="0"/>
        </w:rPr>
        <w:t xml:space="preserve">аподосис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tat</w:t>
      </w:r>
      <w:r w:rsidDel="00000000" w:rsidR="00000000" w:rsidRPr="00000000">
        <w:rPr>
          <w:rtl w:val="0"/>
        </w:rPr>
        <w:t xml:space="preserve">-) коррелятивной структуры </w:t>
      </w:r>
      <w:r w:rsidDel="00000000" w:rsidR="00000000" w:rsidRPr="00000000">
        <w:rPr>
          <w:b w:val="1"/>
          <w:bCs w:val="1"/>
          <w:rtl w:val="0"/>
        </w:rPr>
        <w:t xml:space="preserve">встроен</w:t>
      </w:r>
      <w:r w:rsidDel="00000000" w:rsidR="00000000" w:rsidRPr="00000000">
        <w:rPr>
          <w:rtl w:val="0"/>
        </w:rPr>
        <w:t xml:space="preserve"> в достаточно сложный, длинный композит в виде одного из элементов, и этим композитом нередко бывает именно бахуврихи. Рассмотрим в</w:t>
      </w:r>
      <w:sdt>
        <w:sdtPr>
          <w:id w:val="1800635243"/>
          <w:tag w:val="goog_rdk_135"/>
        </w:sdtPr>
        <w:sdtContent>
          <w:commentRangeStart w:id="128"/>
        </w:sdtContent>
      </w:sdt>
      <w:r w:rsidDel="00000000" w:rsidR="00000000" w:rsidRPr="00000000">
        <w:rPr>
          <w:rtl w:val="0"/>
        </w:rPr>
        <w:t xml:space="preserve"> качестве наглядного примера</w:t>
      </w:r>
      <w:commentRangeEnd w:id="128"/>
      <w:r w:rsidDel="00000000" w:rsidR="00000000" w:rsidRPr="00000000">
        <w:commentReference w:id="128"/>
      </w:r>
      <w:r w:rsidDel="00000000" w:rsidR="00000000" w:rsidRPr="00000000">
        <w:rPr>
          <w:rtl w:val="0"/>
        </w:rPr>
        <w:t xml:space="preserve"> непростую стихотворную строфу,</w:t>
      </w:r>
      <w:sdt>
        <w:sdtPr>
          <w:id w:val="-1891863703"/>
          <w:tag w:val="goog_rdk_136"/>
        </w:sdtPr>
        <w:sdtContent>
          <w:commentRangeStart w:id="129"/>
        </w:sdtContent>
      </w:sdt>
      <w:r w:rsidDel="00000000" w:rsidR="00000000" w:rsidRPr="00000000">
        <w:rPr>
          <w:rtl w:val="0"/>
        </w:rPr>
        <w:t xml:space="preserve"> написанную размером "срагдхара" ("венценосная"):</w:t>
      </w:r>
      <w:commentRangeEnd w:id="129"/>
      <w:r w:rsidDel="00000000" w:rsidR="00000000" w:rsidRPr="00000000">
        <w:commentReference w:id="12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b w:val="1"/>
          <w:bCs w:val="1"/>
          <w:color w:val="7030a0"/>
          <w:rtl w:val="0"/>
        </w:rPr>
        <w:t xml:space="preserve">yat</w:t>
      </w:r>
      <w:r w:rsidDel="00000000" w:rsidR="00000000" w:rsidRPr="00000000">
        <w:rPr>
          <w:rtl w:val="0"/>
        </w:rPr>
        <w:t xml:space="preserve">pād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mbhojasevāruciśucimanasāṃ prātibhaṃ tat tiraścāṃ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cakrāṅgānām api drāg </w:t>
      </w:r>
      <w:r w:rsidDel="00000000" w:rsidR="00000000" w:rsidRPr="00000000">
        <w:rPr>
          <w:color w:val="00b050"/>
          <w:rtl w:val="0"/>
        </w:rPr>
        <w:t xml:space="preserve">vilasati</w:t>
      </w:r>
      <w:r w:rsidDel="00000000" w:rsidR="00000000" w:rsidRPr="00000000">
        <w:rPr>
          <w:rtl w:val="0"/>
        </w:rPr>
        <w:t xml:space="preserve"> militakṣīran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ī</w:t>
      </w:r>
      <w:r w:rsidDel="00000000" w:rsidR="00000000" w:rsidRPr="00000000">
        <w:rPr>
          <w:rtl w:val="0"/>
        </w:rPr>
        <w:t xml:space="preserve">raprabhede /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uddāmājñānarūpaprabalatamatamaḥstomasomasvabhāvāṃ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b w:val="1"/>
          <w:bCs w:val="1"/>
          <w:rtl w:val="0"/>
        </w:rPr>
        <w:t xml:space="preserve">devīm</w:t>
      </w:r>
      <w:r w:rsidDel="00000000" w:rsidR="00000000" w:rsidRPr="00000000">
        <w:rPr>
          <w:rtl w:val="0"/>
        </w:rPr>
        <w:t xml:space="preserve"> ānandakandāṃ vidhumaṇiviśadāṃ śāradāṃ </w:t>
      </w:r>
      <w:sdt>
        <w:sdtPr>
          <w:id w:val="-1584318669"/>
          <w:tag w:val="goog_rdk_137"/>
        </w:sdtPr>
        <w:sdtContent>
          <w:commentRangeStart w:id="130"/>
        </w:sdtContent>
      </w:sdt>
      <w:r w:rsidDel="00000000" w:rsidR="00000000" w:rsidRPr="00000000">
        <w:rPr>
          <w:b w:val="1"/>
          <w:bCs w:val="1"/>
          <w:color w:val="7030a0"/>
          <w:rtl w:val="0"/>
        </w:rPr>
        <w:t xml:space="preserve">tāṃ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b050"/>
          <w:rtl w:val="0"/>
        </w:rPr>
        <w:t xml:space="preserve">namāmi</w:t>
      </w:r>
      <w:r w:rsidDel="00000000" w:rsidR="00000000" w:rsidRPr="00000000">
        <w:rPr>
          <w:rtl w:val="0"/>
        </w:rPr>
        <w:t xml:space="preserve"> //</w:t>
      </w:r>
      <w:commentRangeEnd w:id="130"/>
      <w:r w:rsidDel="00000000" w:rsidR="00000000" w:rsidRPr="00000000">
        <w:commentReference w:id="1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sdt>
        <w:sdtPr>
          <w:id w:val="1037644437"/>
          <w:tag w:val="goog_rdk_138"/>
        </w:sdtPr>
        <w:sdtContent>
          <w:commentRangeStart w:id="131"/>
        </w:sdtContent>
      </w:sdt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u w:val="single"/>
          <w:rtl w:val="0"/>
        </w:rPr>
        <w:t xml:space="preserve">Источник</w:t>
      </w:r>
      <w:r w:rsidDel="00000000" w:rsidR="00000000" w:rsidRPr="00000000">
        <w:rPr>
          <w:rtl w:val="0"/>
        </w:rPr>
        <w:t xml:space="preserve">: антология санскритской поэзии "Суктимуктавали" Джалханы, 13 век).</w:t>
      </w:r>
      <w:commentRangeEnd w:id="131"/>
      <w:r w:rsidDel="00000000" w:rsidR="00000000" w:rsidRPr="00000000">
        <w:commentReference w:id="13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Дословный разбор: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da-ambhoja-sev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-ruci-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uci-||-manas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[cakr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āṅgā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m]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color w:val="00b050"/>
          <w:rtl w:val="0"/>
        </w:rPr>
        <w:t xml:space="preserve">Склоняюсь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пред той</w:t>
      </w:r>
      <w:r w:rsidDel="00000000" w:rsidR="00000000" w:rsidRPr="00000000">
        <w:rPr>
          <w:color w:val="7030a0"/>
          <w:rtl w:val="0"/>
        </w:rPr>
        <w:t xml:space="preserve"> </w:t>
      </w:r>
      <w:r w:rsidDel="00000000" w:rsidR="00000000" w:rsidRPr="00000000">
        <w:rPr>
          <w:rtl w:val="0"/>
        </w:rPr>
        <w:t xml:space="preserve">богиней Шарадой [т. е. Сарасвати, богиней красноречия, богиней-Речью] &lt;...&gt;,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интуитивное озарение (</w:t>
      </w:r>
      <w:r w:rsidDel="00000000" w:rsidR="00000000" w:rsidRPr="00000000">
        <w:rPr>
          <w:i w:val="1"/>
          <w:iCs w:val="1"/>
          <w:rtl w:val="0"/>
        </w:rPr>
        <w:t xml:space="preserve">pr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tibham</w:t>
      </w:r>
      <w:r w:rsidDel="00000000" w:rsidR="00000000" w:rsidRPr="00000000">
        <w:rPr>
          <w:rtl w:val="0"/>
        </w:rPr>
        <w:t xml:space="preserve">) мгновенно (</w:t>
      </w:r>
      <w:r w:rsidDel="00000000" w:rsidR="00000000" w:rsidRPr="00000000">
        <w:rPr>
          <w:i w:val="1"/>
          <w:iCs w:val="1"/>
          <w:rtl w:val="0"/>
        </w:rPr>
        <w:t xml:space="preserve">dr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) взыгрывает (</w:t>
      </w:r>
      <w:r w:rsidDel="00000000" w:rsidR="00000000" w:rsidRPr="00000000">
        <w:rPr>
          <w:i w:val="1"/>
          <w:iCs w:val="1"/>
          <w:rtl w:val="0"/>
        </w:rPr>
        <w:t xml:space="preserve">vilasati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{при разделении (-</w:t>
      </w:r>
      <w:r w:rsidDel="00000000" w:rsidR="00000000" w:rsidRPr="00000000">
        <w:rPr>
          <w:i w:val="1"/>
          <w:iCs w:val="1"/>
          <w:rtl w:val="0"/>
        </w:rPr>
        <w:t xml:space="preserve">prabhede</w:t>
      </w:r>
      <w:r w:rsidDel="00000000" w:rsidR="00000000" w:rsidRPr="00000000">
        <w:rPr>
          <w:rtl w:val="0"/>
        </w:rPr>
        <w:t xml:space="preserve">) молока (-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ṣī</w:t>
      </w:r>
      <w:r w:rsidDel="00000000" w:rsidR="00000000" w:rsidRPr="00000000">
        <w:rPr>
          <w:i w:val="1"/>
          <w:iCs w:val="1"/>
          <w:rtl w:val="0"/>
        </w:rPr>
        <w:t xml:space="preserve">ra</w:t>
      </w:r>
      <w:r w:rsidDel="00000000" w:rsidR="00000000" w:rsidRPr="00000000">
        <w:rPr>
          <w:rtl w:val="0"/>
        </w:rPr>
        <w:t xml:space="preserve">-) и воды (-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ra</w:t>
      </w:r>
      <w:r w:rsidDel="00000000" w:rsidR="00000000" w:rsidRPr="00000000">
        <w:rPr>
          <w:rtl w:val="0"/>
        </w:rPr>
        <w:t xml:space="preserve">-), которые [прежде] были смешаны (</w:t>
      </w:r>
      <w:r w:rsidDel="00000000" w:rsidR="00000000" w:rsidRPr="00000000">
        <w:rPr>
          <w:i w:val="1"/>
          <w:iCs w:val="1"/>
          <w:rtl w:val="0"/>
        </w:rPr>
        <w:t xml:space="preserve">milita</w:t>
      </w:r>
      <w:r w:rsidDel="00000000" w:rsidR="00000000" w:rsidRPr="00000000">
        <w:rPr>
          <w:rtl w:val="0"/>
        </w:rPr>
        <w:t xml:space="preserve">-)}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у птиц-лебедей/-Хамс (</w:t>
      </w:r>
      <w:r w:rsidDel="00000000" w:rsidR="00000000" w:rsidRPr="00000000">
        <w:rPr>
          <w:i w:val="1"/>
          <w:iCs w:val="1"/>
          <w:rtl w:val="0"/>
        </w:rPr>
        <w:t xml:space="preserve">cakr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āṅgā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-),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[которых] умы (-</w:t>
      </w:r>
      <w:r w:rsidDel="00000000" w:rsidR="00000000" w:rsidRPr="00000000">
        <w:rPr>
          <w:i w:val="1"/>
          <w:iCs w:val="1"/>
          <w:rtl w:val="0"/>
        </w:rPr>
        <w:t xml:space="preserve">manas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ab/>
        <w:tab/>
        <w:tab/>
        <w:t xml:space="preserve"> чистыe/сияющиe (-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uci</w:t>
      </w:r>
      <w:r w:rsidDel="00000000" w:rsidR="00000000" w:rsidRPr="00000000">
        <w:rPr>
          <w:rtl w:val="0"/>
        </w:rPr>
        <w:t xml:space="preserve">-)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светом (-</w:t>
      </w:r>
      <w:r w:rsidDel="00000000" w:rsidR="00000000" w:rsidRPr="00000000">
        <w:rPr>
          <w:i w:val="1"/>
          <w:iCs w:val="1"/>
          <w:rtl w:val="0"/>
        </w:rPr>
        <w:t xml:space="preserve">ruci</w:t>
      </w:r>
      <w:r w:rsidDel="00000000" w:rsidR="00000000" w:rsidRPr="00000000">
        <w:rPr>
          <w:rtl w:val="0"/>
        </w:rPr>
        <w:t xml:space="preserve">-)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служения (-</w:t>
      </w:r>
      <w:r w:rsidDel="00000000" w:rsidR="00000000" w:rsidRPr="00000000">
        <w:rPr>
          <w:i w:val="1"/>
          <w:iCs w:val="1"/>
          <w:rtl w:val="0"/>
        </w:rPr>
        <w:t xml:space="preserve">sev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-)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стопам (-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da</w:t>
      </w:r>
      <w:r w:rsidDel="00000000" w:rsidR="00000000" w:rsidRPr="00000000">
        <w:rPr>
          <w:rtl w:val="0"/>
        </w:rPr>
        <w:t xml:space="preserve">-), подобным лотосам (-</w:t>
      </w:r>
      <w:r w:rsidDel="00000000" w:rsidR="00000000" w:rsidRPr="00000000">
        <w:rPr>
          <w:i w:val="1"/>
          <w:iCs w:val="1"/>
          <w:rtl w:val="0"/>
        </w:rPr>
        <w:t xml:space="preserve">ambhoja</w:t>
      </w:r>
      <w:r w:rsidDel="00000000" w:rsidR="00000000" w:rsidRPr="00000000">
        <w:rPr>
          <w:rtl w:val="0"/>
        </w:rPr>
        <w:t xml:space="preserve">-)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которой/каковой (</w:t>
      </w:r>
      <w:r w:rsidDel="00000000" w:rsidR="00000000" w:rsidRPr="00000000">
        <w:rPr>
          <w:b w:val="1"/>
          <w:bCs w:val="1"/>
          <w:i w:val="1"/>
          <w:iCs w:val="1"/>
          <w:color w:val="7030a0"/>
          <w:rtl w:val="0"/>
        </w:rPr>
        <w:t xml:space="preserve">yat</w:t>
      </w:r>
      <w:r w:rsidDel="00000000" w:rsidR="00000000" w:rsidRPr="00000000">
        <w:rPr>
          <w:rtl w:val="0"/>
        </w:rPr>
        <w:t xml:space="preserve">-) [богини Шарады]</w:t>
      </w:r>
    </w:p>
    <w:p w:rsidR="00000000" w:rsidDel="00000000" w:rsidP="00000000" w:rsidRDefault="00000000" w:rsidRPr="00000000" w14:paraId="0000023D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"Склоняюсь 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пред той</w:t>
      </w:r>
      <w:r w:rsidDel="00000000" w:rsidR="00000000" w:rsidRPr="00000000">
        <w:rPr>
          <w:color w:val="7030a0"/>
          <w:rtl w:val="0"/>
        </w:rPr>
        <w:t xml:space="preserve"> </w:t>
      </w:r>
      <w:r w:rsidDel="00000000" w:rsidR="00000000" w:rsidRPr="00000000">
        <w:rPr>
          <w:rtl w:val="0"/>
        </w:rPr>
        <w:t xml:space="preserve">богиней Шарадой &lt;...&gt;, за счёт светa служения стопам-лотосам </w:t>
      </w:r>
      <w:r w:rsidDel="00000000" w:rsidR="00000000" w:rsidRPr="00000000">
        <w:rPr>
          <w:b w:val="1"/>
          <w:bCs w:val="1"/>
          <w:color w:val="7030a0"/>
          <w:rtl w:val="0"/>
        </w:rPr>
        <w:t xml:space="preserve">которой</w:t>
      </w:r>
      <w:r w:rsidDel="00000000" w:rsidR="00000000" w:rsidRPr="00000000">
        <w:rPr>
          <w:rtl w:val="0"/>
        </w:rPr>
        <w:t xml:space="preserve"> чистотой воссиявают умы у лебедей-Хамс, </w:t>
      </w:r>
      <w:r w:rsidDel="00000000" w:rsidR="00000000" w:rsidRPr="00000000">
        <w:rPr>
          <w:u w:val="single"/>
          <w:rtl w:val="0"/>
        </w:rPr>
        <w:t xml:space="preserve">и у них</w:t>
      </w:r>
      <w:r w:rsidDel="00000000" w:rsidR="00000000" w:rsidRPr="00000000">
        <w:rPr>
          <w:rtl w:val="0"/>
        </w:rPr>
        <w:t xml:space="preserve"> мгновенно взыгрывает интуитивное озарение при разделении [ими] смешанных ранее молока и воды".</w:t>
      </w:r>
    </w:p>
    <w:p w:rsidR="00000000" w:rsidDel="00000000" w:rsidP="00000000" w:rsidRDefault="00000000" w:rsidRPr="00000000" w14:paraId="0000023E">
      <w:pPr>
        <w:tabs>
          <w:tab w:val="left" w:leader="none" w:pos="397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397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Перевод дальнейших компонентов строфы: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{uddāma-ajñāna-rūpa}-prabalatama-tamaḥ-stoma-soma-||-svabhāvāṃ dev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ī</w:t>
      </w:r>
      <w:r w:rsidDel="00000000" w:rsidR="00000000" w:rsidRPr="00000000">
        <w:rPr>
          <w:rtl w:val="0"/>
        </w:rPr>
        <w:t xml:space="preserve">m (…) nam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mi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Склоняюсь (</w:t>
      </w:r>
      <w:r w:rsidDel="00000000" w:rsidR="00000000" w:rsidRPr="00000000">
        <w:rPr>
          <w:i w:val="1"/>
          <w:iCs w:val="1"/>
          <w:rtl w:val="0"/>
        </w:rPr>
        <w:t xml:space="preserve">nam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mi</w:t>
      </w:r>
      <w:r w:rsidDel="00000000" w:rsidR="00000000" w:rsidRPr="00000000">
        <w:rPr>
          <w:rtl w:val="0"/>
        </w:rPr>
        <w:t xml:space="preserve">) пред той (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богиней (</w:t>
      </w:r>
      <w:r w:rsidDel="00000000" w:rsidR="00000000" w:rsidRPr="00000000">
        <w:rPr>
          <w:i w:val="1"/>
          <w:iCs w:val="1"/>
          <w:rtl w:val="0"/>
        </w:rPr>
        <w:t xml:space="preserve">dev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Шарадой-Сарасвати 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śā</w:t>
      </w:r>
      <w:r w:rsidDel="00000000" w:rsidR="00000000" w:rsidRPr="00000000">
        <w:rPr>
          <w:i w:val="1"/>
          <w:iCs w:val="1"/>
          <w:rtl w:val="0"/>
        </w:rPr>
        <w:t xml:space="preserve">rad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природа (-</w:t>
      </w:r>
      <w:r w:rsidDel="00000000" w:rsidR="00000000" w:rsidRPr="00000000">
        <w:rPr>
          <w:i w:val="1"/>
          <w:iCs w:val="1"/>
          <w:rtl w:val="0"/>
        </w:rPr>
        <w:t xml:space="preserve">svabh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которой </w:t>
      </w:r>
      <w:r w:rsidDel="00000000" w:rsidR="00000000" w:rsidRPr="00000000">
        <w:rPr>
          <w:b w:val="1"/>
          <w:bCs w:val="1"/>
          <w:rtl w:val="0"/>
        </w:rPr>
        <w:t xml:space="preserve">подобна</w:t>
      </w:r>
      <w:r w:rsidDel="00000000" w:rsidR="00000000" w:rsidRPr="00000000">
        <w:rPr>
          <w:rtl w:val="0"/>
        </w:rPr>
        <w:t xml:space="preserve"> [природе] Луны (-</w:t>
      </w:r>
      <w:r w:rsidDel="00000000" w:rsidR="00000000" w:rsidRPr="00000000">
        <w:rPr>
          <w:i w:val="1"/>
          <w:iCs w:val="1"/>
          <w:rtl w:val="0"/>
        </w:rPr>
        <w:t xml:space="preserve">soma</w:t>
      </w:r>
      <w:r w:rsidDel="00000000" w:rsidR="00000000" w:rsidRPr="00000000">
        <w:rPr>
          <w:rtl w:val="0"/>
        </w:rPr>
        <w:t xml:space="preserve">-)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ab/>
        <w:t xml:space="preserve">для массы (-</w:t>
      </w:r>
      <w:r w:rsidDel="00000000" w:rsidR="00000000" w:rsidRPr="00000000">
        <w:rPr>
          <w:i w:val="1"/>
          <w:iCs w:val="1"/>
          <w:rtl w:val="0"/>
        </w:rPr>
        <w:t xml:space="preserve">stoma</w:t>
      </w:r>
      <w:r w:rsidDel="00000000" w:rsidR="00000000" w:rsidRPr="00000000">
        <w:rPr>
          <w:rtl w:val="0"/>
        </w:rPr>
        <w:t xml:space="preserve">-) тьмы/мрака (-</w:t>
      </w:r>
      <w:r w:rsidDel="00000000" w:rsidR="00000000" w:rsidRPr="00000000">
        <w:rPr>
          <w:i w:val="1"/>
          <w:iCs w:val="1"/>
          <w:rtl w:val="0"/>
        </w:rPr>
        <w:t xml:space="preserve">tama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-)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ab/>
        <w:tab/>
        <w:t xml:space="preserve">который является чрезвычайно могучим/сильным (-</w:t>
      </w:r>
      <w:r w:rsidDel="00000000" w:rsidR="00000000" w:rsidRPr="00000000">
        <w:rPr>
          <w:i w:val="1"/>
          <w:iCs w:val="1"/>
          <w:rtl w:val="0"/>
        </w:rPr>
        <w:t xml:space="preserve">prabalatama</w:t>
      </w:r>
      <w:r w:rsidDel="00000000" w:rsidR="00000000" w:rsidRPr="00000000">
        <w:rPr>
          <w:rtl w:val="0"/>
        </w:rPr>
        <w:t xml:space="preserve">-)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ab/>
        <w:tab/>
        <w:tab/>
        <w:t xml:space="preserve">имея в качестве формы проявления /природы (-</w:t>
      </w:r>
      <w:r w:rsidDel="00000000" w:rsidR="00000000" w:rsidRPr="00000000">
        <w:rPr>
          <w:i w:val="1"/>
          <w:iCs w:val="1"/>
          <w:rtl w:val="0"/>
        </w:rPr>
        <w:t xml:space="preserve">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pa</w:t>
      </w:r>
      <w:r w:rsidDel="00000000" w:rsidR="00000000" w:rsidRPr="00000000">
        <w:rPr>
          <w:rtl w:val="0"/>
        </w:rPr>
        <w:t xml:space="preserve">-) — неведение</w:t>
      </w:r>
    </w:p>
    <w:p w:rsidR="00000000" w:rsidDel="00000000" w:rsidP="00000000" w:rsidRDefault="00000000" w:rsidRPr="00000000" w14:paraId="00000246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(°</w:t>
      </w:r>
      <w:r w:rsidDel="00000000" w:rsidR="00000000" w:rsidRPr="00000000">
        <w:rPr>
          <w:i w:val="1"/>
          <w:iCs w:val="1"/>
          <w:rtl w:val="0"/>
        </w:rPr>
        <w:t xml:space="preserve">ajñ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na</w:t>
      </w:r>
      <w:r w:rsidDel="00000000" w:rsidR="00000000" w:rsidRPr="00000000">
        <w:rPr>
          <w:rtl w:val="0"/>
        </w:rPr>
        <w:t xml:space="preserve">-)</w:t>
        <w:tab/>
        <w:tab/>
        <w:tab/>
        <w:tab/>
        <w:tab/>
        <w:tab/>
        <w:t xml:space="preserve">     </w:t>
        <w:tab/>
        <w:tab/>
        <w:tab/>
        <w:tab/>
        <w:tab/>
        <w:tab/>
      </w:r>
    </w:p>
    <w:p w:rsidR="00000000" w:rsidDel="00000000" w:rsidP="00000000" w:rsidRDefault="00000000" w:rsidRPr="00000000" w14:paraId="00000247">
      <w:pPr>
        <w:ind w:left="1416" w:firstLine="707.9999999999998"/>
        <w:rPr/>
      </w:pPr>
      <w:r w:rsidDel="00000000" w:rsidR="00000000" w:rsidRPr="00000000">
        <w:rPr>
          <w:rtl w:val="0"/>
        </w:rPr>
        <w:t xml:space="preserve">[а именно] безграничное (</w:t>
      </w:r>
      <w:r w:rsidDel="00000000" w:rsidR="00000000" w:rsidRPr="00000000">
        <w:rPr>
          <w:i w:val="1"/>
          <w:iCs w:val="1"/>
          <w:rtl w:val="0"/>
        </w:rPr>
        <w:t xml:space="preserve">udd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ma</w:t>
      </w:r>
      <w:r w:rsidDel="00000000" w:rsidR="00000000" w:rsidRPr="00000000">
        <w:rPr>
          <w:rtl w:val="0"/>
        </w:rPr>
        <w:t xml:space="preserve">-),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Пред той, чьим корнем (-</w:t>
      </w:r>
      <w:r w:rsidDel="00000000" w:rsidR="00000000" w:rsidRPr="00000000">
        <w:rPr>
          <w:i w:val="1"/>
          <w:iCs w:val="1"/>
          <w:rtl w:val="0"/>
        </w:rPr>
        <w:t xml:space="preserve">kand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является блаженство (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nanda</w:t>
      </w:r>
      <w:r w:rsidDel="00000000" w:rsidR="00000000" w:rsidRPr="00000000">
        <w:rPr>
          <w:rtl w:val="0"/>
        </w:rPr>
        <w:t xml:space="preserve">-),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сияющей (-</w:t>
      </w:r>
      <w:r w:rsidDel="00000000" w:rsidR="00000000" w:rsidRPr="00000000">
        <w:rPr>
          <w:i w:val="1"/>
          <w:iCs w:val="1"/>
          <w:rtl w:val="0"/>
        </w:rPr>
        <w:t xml:space="preserve">vi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ad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tl w:val="0"/>
        </w:rPr>
        <w:t xml:space="preserve">) [подобно/как] камень/самоцвет (-</w:t>
      </w:r>
      <w:r w:rsidDel="00000000" w:rsidR="00000000" w:rsidRPr="00000000">
        <w:rPr>
          <w:i w:val="1"/>
          <w:iCs w:val="1"/>
          <w:rtl w:val="0"/>
        </w:rPr>
        <w:t xml:space="preserve">ma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ṇ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-) Луны (</w:t>
      </w:r>
      <w:r w:rsidDel="00000000" w:rsidR="00000000" w:rsidRPr="00000000">
        <w:rPr>
          <w:i w:val="1"/>
          <w:iCs w:val="1"/>
          <w:rtl w:val="0"/>
        </w:rPr>
        <w:t xml:space="preserve">vidhu</w:t>
      </w:r>
      <w:r w:rsidDel="00000000" w:rsidR="00000000" w:rsidRPr="00000000">
        <w:rPr>
          <w:rtl w:val="0"/>
        </w:rPr>
        <w:t xml:space="preserve">-) [т. е. лунный камень].</w:t>
      </w:r>
    </w:p>
    <w:p w:rsidR="00000000" w:rsidDel="00000000" w:rsidP="00000000" w:rsidRDefault="00000000" w:rsidRPr="00000000" w14:paraId="0000024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Художественный перевод всей строфы: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"Склоняюсь пред богиней речи Шарадой, сияющей, словно луный камень, источник коей — запредельное блажество, а природа подобна сущности Луны, что способна рассеивать густой, самый непроглядный мрак, проявляющийся как тьма безграничного невежества, за счёт света служения лотосным стопам которой чистотой воссиявают умы даже у лебедей-Хамс, и у них мгновенно взыгрывает интуитивное озарение при разделении ими смешанных ранее молока и воды".</w:t>
      </w:r>
    </w:p>
    <w:p w:rsidR="00000000" w:rsidDel="00000000" w:rsidP="00000000" w:rsidRDefault="00000000" w:rsidRPr="00000000" w14:paraId="0000024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Стихотворный перевод: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"Склоняюсь пренизко пред Шарадой-Дэви с любовью,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Источник богини самой — то восторга глубины;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Что светится лунному камню подобно, природа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Которой — Светило ночное! Во мраке мерцая,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Она побеждает ту тьму, что зовётся незнаньем,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Служенье же лотосным стопам Которой премудость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У тех пробуждает, чей ум был очищен служеньем,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Сие же прозренье играет у лебедя Хамсы,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Когда молоко он из смеси с водой извлекает!"</w:t>
      </w:r>
    </w:p>
    <w:p w:rsidR="00000000" w:rsidDel="00000000" w:rsidP="00000000" w:rsidRDefault="00000000" w:rsidRPr="00000000" w14:paraId="000002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1"/>
        <w:numPr>
          <w:ilvl w:val="0"/>
          <w:numId w:val="12"/>
        </w:numPr>
        <w:ind w:left="1080" w:hanging="720"/>
        <w:jc w:val="center"/>
        <w:rPr/>
      </w:pPr>
      <w:r w:rsidDel="00000000" w:rsidR="00000000" w:rsidRPr="00000000">
        <w:rPr>
          <w:rtl w:val="0"/>
        </w:rPr>
        <w:t xml:space="preserve">DVANDVA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id w:val="286042883"/>
          <w:tag w:val="goog_rdk_139"/>
        </w:sdtPr>
        <w:sdtContent>
          <w:commentRangeStart w:id="13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Двандва с однородными членами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itaretaradvandva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commentRangeEnd w:id="132"/>
      <w:r w:rsidDel="00000000" w:rsidR="00000000" w:rsidRPr="00000000">
        <w:commentReference w:id="13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Подобные двандвы образуют обычное перечисление содержащихся в композите элементов.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i w:val="1"/>
          <w:iCs w:val="1"/>
          <w:rtl w:val="0"/>
        </w:rPr>
        <w:t xml:space="preserve">rāmakṛṣṇau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rāmaś ca kṛṣṇaś ca</w:t>
      </w:r>
      <w:r w:rsidDel="00000000" w:rsidR="00000000" w:rsidRPr="00000000">
        <w:rPr>
          <w:rtl w:val="0"/>
        </w:rPr>
        <w:t xml:space="preserve">, "и Рама, (а также) и Кришна, т. е. Рама и Кришна";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i w:val="1"/>
          <w:iCs w:val="1"/>
          <w:rtl w:val="0"/>
        </w:rPr>
        <w:t xml:space="preserve">um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śa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ṅ</w:t>
      </w:r>
      <w:r w:rsidDel="00000000" w:rsidR="00000000" w:rsidRPr="00000000">
        <w:rPr>
          <w:i w:val="1"/>
          <w:iCs w:val="1"/>
          <w:rtl w:val="0"/>
        </w:rPr>
        <w:t xml:space="preserve">karau: um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 ca śa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ṅ</w:t>
      </w:r>
      <w:r w:rsidDel="00000000" w:rsidR="00000000" w:rsidRPr="00000000">
        <w:rPr>
          <w:i w:val="1"/>
          <w:iCs w:val="1"/>
          <w:rtl w:val="0"/>
        </w:rPr>
        <w:t xml:space="preserve">karaś ca</w:t>
      </w:r>
      <w:r w:rsidDel="00000000" w:rsidR="00000000" w:rsidRPr="00000000">
        <w:rPr>
          <w:rtl w:val="0"/>
        </w:rPr>
        <w:t xml:space="preserve">, "И Ума, и Шанкара";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i w:val="1"/>
          <w:iCs w:val="1"/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putrau: 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 ca putraś ca</w:t>
      </w:r>
      <w:r w:rsidDel="00000000" w:rsidR="00000000" w:rsidRPr="00000000">
        <w:rPr>
          <w:rtl w:val="0"/>
        </w:rPr>
        <w:t xml:space="preserve">, "Мать и сын";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l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bhau: l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bhaś ca al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bhaś ca</w:t>
      </w:r>
      <w:r w:rsidDel="00000000" w:rsidR="00000000" w:rsidRPr="00000000">
        <w:rPr>
          <w:rtl w:val="0"/>
        </w:rPr>
        <w:t xml:space="preserve">, "получение и неполучение";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i w:val="1"/>
          <w:iCs w:val="1"/>
          <w:rtl w:val="0"/>
        </w:rPr>
        <w:t xml:space="preserve">jay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jayau: jayaś ca ajayaś ca</w:t>
      </w:r>
      <w:r w:rsidDel="00000000" w:rsidR="00000000" w:rsidRPr="00000000">
        <w:rPr>
          <w:rtl w:val="0"/>
        </w:rPr>
        <w:t xml:space="preserve">, "и победа, и поражение";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i w:val="1"/>
          <w:iCs w:val="1"/>
          <w:rtl w:val="0"/>
        </w:rPr>
        <w:t xml:space="preserve">pārvatīparameśvarau: pārvatī ca parameśvaraś ca</w:t>
      </w:r>
      <w:r w:rsidDel="00000000" w:rsidR="00000000" w:rsidRPr="00000000">
        <w:rPr>
          <w:rtl w:val="0"/>
        </w:rPr>
        <w:t xml:space="preserve">, "Парвати и Парамешвара";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i w:val="1"/>
          <w:iCs w:val="1"/>
          <w:rtl w:val="0"/>
        </w:rPr>
        <w:t xml:space="preserve">dharm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rthak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mamok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ṣāḥ</w:t>
      </w:r>
      <w:r w:rsidDel="00000000" w:rsidR="00000000" w:rsidRPr="00000000">
        <w:rPr>
          <w:i w:val="1"/>
          <w:iCs w:val="1"/>
          <w:rtl w:val="0"/>
        </w:rPr>
        <w:t xml:space="preserve">: dharmaś ca arthaś ca 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maś ca mok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aś ca</w:t>
      </w:r>
      <w:r w:rsidDel="00000000" w:rsidR="00000000" w:rsidRPr="00000000">
        <w:rPr>
          <w:rtl w:val="0"/>
        </w:rPr>
        <w:t xml:space="preserve">, "закон, имущество, чувственный опыт и освобождение/спасение".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236977800"/>
          <w:tag w:val="goog_rdk_140"/>
        </w:sdtPr>
        <w:sdtContent>
          <w:commentRangeStart w:id="133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Двандва, означающая совокупность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samāhāradvandva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commentRangeEnd w:id="133"/>
      <w:r w:rsidDel="00000000" w:rsidR="00000000" w:rsidRPr="00000000">
        <w:commentReference w:id="13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Бывает, что особые элементы, составляющие двандву, образуют некую смысловую общность, как например части одного войска, части тела или музыкальные инструменты. Тогда такая двандва будет в единственном числе и среднем роде.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i w:val="1"/>
          <w:iCs w:val="1"/>
          <w:rtl w:val="0"/>
        </w:rPr>
        <w:t xml:space="preserve">hariharaguru: hariś ca haraś ca guruś ca</w:t>
      </w:r>
      <w:r w:rsidDel="00000000" w:rsidR="00000000" w:rsidRPr="00000000">
        <w:rPr>
          <w:rtl w:val="0"/>
        </w:rPr>
        <w:t xml:space="preserve">, "Хари, Хара и наставник (т. е.  все они вместе)";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i w:val="1"/>
          <w:iCs w:val="1"/>
          <w:rtl w:val="0"/>
        </w:rPr>
        <w:t xml:space="preserve">pāṇipādamukham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pāṇī ca pādau ca mukhaṃ ca</w:t>
      </w:r>
      <w:r w:rsidDel="00000000" w:rsidR="00000000" w:rsidRPr="00000000">
        <w:rPr>
          <w:rtl w:val="0"/>
        </w:rPr>
        <w:t xml:space="preserve">, "руки, ноги и лицо (т. е. всё это вместе)";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i w:val="1"/>
          <w:iCs w:val="1"/>
          <w:rtl w:val="0"/>
        </w:rPr>
        <w:t xml:space="preserve">rājanyarathāśvam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rājanyāḥ ca rathāḥ ca aśvāḥ ca</w:t>
      </w:r>
      <w:r w:rsidDel="00000000" w:rsidR="00000000" w:rsidRPr="00000000">
        <w:rPr>
          <w:rtl w:val="0"/>
        </w:rPr>
        <w:t xml:space="preserve">, "члены княжеского рода, колесницы и лошади (т. е. всё это вместе)".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i w:val="1"/>
          <w:iCs w:val="1"/>
          <w:rtl w:val="0"/>
        </w:rPr>
        <w:t xml:space="preserve">candra-t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rakam</w:t>
      </w:r>
      <w:r w:rsidDel="00000000" w:rsidR="00000000" w:rsidRPr="00000000">
        <w:rPr>
          <w:rtl w:val="0"/>
        </w:rPr>
        <w:t xml:space="preserve"> [Yogabh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āṣ</w:t>
      </w:r>
      <w:r w:rsidDel="00000000" w:rsidR="00000000" w:rsidRPr="00000000">
        <w:rPr>
          <w:rtl w:val="0"/>
        </w:rPr>
        <w:t xml:space="preserve">ya к Йога-сутре 1.7]: </w:t>
      </w:r>
      <w:r w:rsidDel="00000000" w:rsidR="00000000" w:rsidRPr="00000000">
        <w:rPr>
          <w:i w:val="1"/>
          <w:iCs w:val="1"/>
          <w:rtl w:val="0"/>
        </w:rPr>
        <w:t xml:space="preserve">candraś ca 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rak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ś ca</w:t>
      </w:r>
      <w:r w:rsidDel="00000000" w:rsidR="00000000" w:rsidRPr="00000000">
        <w:rPr>
          <w:rtl w:val="0"/>
        </w:rPr>
        <w:t xml:space="preserve">, "и Луна, и звёзды".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numPr>
          <w:ilvl w:val="0"/>
          <w:numId w:val="12"/>
        </w:numPr>
        <w:ind w:left="1080" w:hanging="720"/>
        <w:rPr/>
      </w:pPr>
      <w:bookmarkStart w:colFirst="0" w:colLast="0" w:name="_heading=h.vhnczzz75b7x" w:id="1"/>
      <w:bookmarkEnd w:id="1"/>
      <w:r w:rsidDel="00000000" w:rsidR="00000000" w:rsidRPr="00000000">
        <w:rPr>
          <w:rtl w:val="0"/>
        </w:rPr>
        <w:t xml:space="preserve">AVYAYĪBHĀVA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Следует иметь в виду, что значение немалого числа композитов-авьяибхав мы обычно находим в основных больших академических словарях санскрита, прежде всего в словарях Монье-Уилльямса, Бётлингка и Апте, где они как самостоятельные лексемы помечены как "indecl.",  "неизменяемые слова", т. е. как наречия.</w:t>
      </w:r>
    </w:p>
    <w:p w:rsidR="00000000" w:rsidDel="00000000" w:rsidP="00000000" w:rsidRDefault="00000000" w:rsidRPr="00000000" w14:paraId="0000026B">
      <w:pPr>
        <w:ind w:firstLine="708"/>
        <w:rPr/>
      </w:pPr>
      <w:r w:rsidDel="00000000" w:rsidR="00000000" w:rsidRPr="00000000">
        <w:rPr>
          <w:rtl w:val="0"/>
        </w:rPr>
        <w:t xml:space="preserve">Те же, кто желает более подробно изучать авьяибхавы согласно индийской грамматической традиции, могут воспользоваться самим изданием Р. Н. Шармы, как и соответствующими грамматическими трактатами.</w:t>
      </w:r>
    </w:p>
    <w:p w:rsidR="00000000" w:rsidDel="00000000" w:rsidP="00000000" w:rsidRDefault="00000000" w:rsidRPr="00000000" w14:paraId="0000026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Некоторые примеры вообще</w:t>
      </w:r>
    </w:p>
    <w:p w:rsidR="00000000" w:rsidDel="00000000" w:rsidP="00000000" w:rsidRDefault="00000000" w:rsidRPr="00000000" w14:paraId="0000026D">
      <w:pPr>
        <w:ind w:left="360" w:firstLine="0"/>
        <w:rPr/>
      </w:pPr>
      <w:r w:rsidDel="00000000" w:rsidR="00000000" w:rsidRPr="00000000">
        <w:rPr>
          <w:rtl w:val="0"/>
        </w:rPr>
        <w:t xml:space="preserve">Первая (левая) часть — префикс или наречие, модифицирующее значение </w:t>
      </w:r>
      <w:sdt>
        <w:sdtPr>
          <w:id w:val="1944065430"/>
          <w:tag w:val="goog_rdk_141"/>
        </w:sdtPr>
        <w:sdtContent>
          <w:commentRangeStart w:id="134"/>
        </w:sdtContent>
      </w:sdt>
      <w:r w:rsidDel="00000000" w:rsidR="00000000" w:rsidRPr="00000000">
        <w:rPr>
          <w:rtl w:val="0"/>
        </w:rPr>
        <w:t xml:space="preserve">правой части.</w:t>
      </w:r>
      <w:commentRangeEnd w:id="134"/>
      <w:r w:rsidDel="00000000" w:rsidR="00000000" w:rsidRPr="00000000">
        <w:commentReference w:id="13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upa-gaṅgam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gaṅgāyāḥ samīpam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"близ Ганги";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adhi-yamunam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yamunāyām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"что касается реки Ямуны";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upa-nadi: nadyāḥ samīpam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"близ реки";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upa-rājam: rājñaḥ sāmīpam,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"рядом с царём";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adyātmam: ātmani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"касательно духа/души";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upasamidham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upasamit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samidha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"рядом с дровами";</w:t>
      </w:r>
    </w:p>
    <w:p w:rsidR="00000000" w:rsidDel="00000000" w:rsidP="00000000" w:rsidRDefault="00000000" w:rsidRPr="00000000" w14:paraId="0000027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Основные значения композитов из класса авьяибхава (согласно Панини 2.1.6)</w:t>
      </w:r>
    </w:p>
    <w:p w:rsidR="00000000" w:rsidDel="00000000" w:rsidP="00000000" w:rsidRDefault="00000000" w:rsidRPr="00000000" w14:paraId="00000275">
      <w:pPr>
        <w:rPr/>
      </w:pPr>
      <w:sdt>
        <w:sdtPr>
          <w:id w:val="-29248127"/>
          <w:tag w:val="goog_rdk_142"/>
        </w:sdtPr>
        <w:sdtContent>
          <w:commentRangeStart w:id="135"/>
        </w:sdtContent>
      </w:sdt>
      <w:r w:rsidDel="00000000" w:rsidR="00000000" w:rsidRPr="00000000">
        <w:rPr>
          <w:i w:val="1"/>
          <w:iCs w:val="1"/>
          <w:rtl w:val="0"/>
        </w:rPr>
        <w:t xml:space="preserve">avyaya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vibhakti-</w:t>
      </w:r>
      <w:r w:rsidDel="00000000" w:rsidR="00000000" w:rsidRPr="00000000">
        <w:rPr>
          <w:rtl w:val="0"/>
        </w:rPr>
        <w:t xml:space="preserve"> (падежное окончание) </w:t>
      </w:r>
      <w:r w:rsidDel="00000000" w:rsidR="00000000" w:rsidRPr="00000000">
        <w:rPr>
          <w:i w:val="1"/>
          <w:iCs w:val="1"/>
          <w:rtl w:val="0"/>
        </w:rPr>
        <w:t xml:space="preserve">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pa-</w:t>
      </w:r>
      <w:r w:rsidDel="00000000" w:rsidR="00000000" w:rsidRPr="00000000">
        <w:rPr>
          <w:rtl w:val="0"/>
        </w:rPr>
        <w:t xml:space="preserve"> (близость) </w:t>
      </w:r>
      <w:r w:rsidDel="00000000" w:rsidR="00000000" w:rsidRPr="00000000">
        <w:rPr>
          <w:i w:val="1"/>
          <w:iCs w:val="1"/>
          <w:rtl w:val="0"/>
        </w:rPr>
        <w:t xml:space="preserve">s</w:t>
      </w:r>
      <w:commentRangeEnd w:id="135"/>
      <w:r w:rsidDel="00000000" w:rsidR="00000000" w:rsidRPr="00000000">
        <w:commentReference w:id="135"/>
      </w:r>
      <w:r w:rsidDel="00000000" w:rsidR="00000000" w:rsidRPr="00000000">
        <w:rPr>
          <w:i w:val="1"/>
          <w:iCs w:val="1"/>
          <w:rtl w:val="0"/>
        </w:rPr>
        <w:t xml:space="preserve">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ddhi-</w:t>
      </w:r>
      <w:r w:rsidDel="00000000" w:rsidR="00000000" w:rsidRPr="00000000">
        <w:rPr>
          <w:rtl w:val="0"/>
        </w:rPr>
        <w:t xml:space="preserve"> (изобилие, преуспеяние) </w:t>
      </w:r>
      <w:r w:rsidDel="00000000" w:rsidR="00000000" w:rsidRPr="00000000">
        <w:rPr>
          <w:i w:val="1"/>
          <w:iCs w:val="1"/>
          <w:rtl w:val="0"/>
        </w:rPr>
        <w:t xml:space="preserve">vy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</w:t>
      </w:r>
      <w:r w:rsidDel="00000000" w:rsidR="00000000" w:rsidRPr="00000000">
        <w:rPr>
          <w:i w:val="1"/>
          <w:iCs w:val="1"/>
          <w:rtl w:val="0"/>
        </w:rPr>
        <w:t xml:space="preserve">ddhi-</w:t>
      </w:r>
      <w:r w:rsidDel="00000000" w:rsidR="00000000" w:rsidRPr="00000000">
        <w:rPr>
          <w:rtl w:val="0"/>
        </w:rPr>
        <w:t xml:space="preserve"> (нехватка, истощение, бедность) </w:t>
      </w:r>
      <w:r w:rsidDel="00000000" w:rsidR="00000000" w:rsidRPr="00000000">
        <w:rPr>
          <w:i w:val="1"/>
          <w:iCs w:val="1"/>
          <w:rtl w:val="0"/>
        </w:rPr>
        <w:t xml:space="preserve">arth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va-</w:t>
      </w:r>
      <w:r w:rsidDel="00000000" w:rsidR="00000000" w:rsidRPr="00000000">
        <w:rPr>
          <w:rtl w:val="0"/>
        </w:rPr>
        <w:t xml:space="preserve"> (отсутствие объектов) </w:t>
      </w:r>
      <w:r w:rsidDel="00000000" w:rsidR="00000000" w:rsidRPr="00000000">
        <w:rPr>
          <w:i w:val="1"/>
          <w:iCs w:val="1"/>
          <w:rtl w:val="0"/>
        </w:rPr>
        <w:t xml:space="preserve">atyaya-</w:t>
      </w:r>
      <w:r w:rsidDel="00000000" w:rsidR="00000000" w:rsidRPr="00000000">
        <w:rPr>
          <w:rtl w:val="0"/>
        </w:rPr>
        <w:t xml:space="preserve"> (прекращение, завершение) </w:t>
      </w:r>
      <w:r w:rsidDel="00000000" w:rsidR="00000000" w:rsidRPr="00000000">
        <w:rPr>
          <w:i w:val="1"/>
          <w:iCs w:val="1"/>
          <w:rtl w:val="0"/>
        </w:rPr>
        <w:t xml:space="preserve">asamprati-</w:t>
      </w:r>
      <w:r w:rsidDel="00000000" w:rsidR="00000000" w:rsidRPr="00000000">
        <w:rPr>
          <w:rtl w:val="0"/>
        </w:rPr>
        <w:t xml:space="preserve"> (не ко времени, некстати, не с оказией, в неподходящий момент)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abdapr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durbh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va-</w:t>
      </w:r>
      <w:r w:rsidDel="00000000" w:rsidR="00000000" w:rsidRPr="00000000">
        <w:rPr>
          <w:rtl w:val="0"/>
        </w:rPr>
        <w:t xml:space="preserve"> (издавание, проявление звука) </w:t>
      </w:r>
      <w:r w:rsidDel="00000000" w:rsidR="00000000" w:rsidRPr="00000000">
        <w:rPr>
          <w:i w:val="1"/>
          <w:iCs w:val="1"/>
          <w:rtl w:val="0"/>
        </w:rPr>
        <w:t xml:space="preserve">pa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ś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d-</w:t>
      </w:r>
      <w:r w:rsidDel="00000000" w:rsidR="00000000" w:rsidRPr="00000000">
        <w:rPr>
          <w:rtl w:val="0"/>
        </w:rPr>
        <w:t xml:space="preserve"> (после, вoслед) </w:t>
      </w:r>
      <w:r w:rsidDel="00000000" w:rsidR="00000000" w:rsidRPr="00000000">
        <w:rPr>
          <w:i w:val="1"/>
          <w:iCs w:val="1"/>
          <w:rtl w:val="0"/>
        </w:rPr>
        <w:t xml:space="preserve">yath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ā-</w:t>
      </w:r>
      <w:r w:rsidDel="00000000" w:rsidR="00000000" w:rsidRPr="00000000">
        <w:rPr>
          <w:rtl w:val="0"/>
        </w:rPr>
        <w:t xml:space="preserve"> (согласно)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nup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ū</w:t>
      </w:r>
      <w:r w:rsidDel="00000000" w:rsidR="00000000" w:rsidRPr="00000000">
        <w:rPr>
          <w:i w:val="1"/>
          <w:iCs w:val="1"/>
          <w:rtl w:val="0"/>
        </w:rPr>
        <w:t xml:space="preserve">rvya-</w:t>
      </w:r>
      <w:r w:rsidDel="00000000" w:rsidR="00000000" w:rsidRPr="00000000">
        <w:rPr>
          <w:rtl w:val="0"/>
        </w:rPr>
        <w:t xml:space="preserve"> (последовательность) </w:t>
      </w:r>
      <w:r w:rsidDel="00000000" w:rsidR="00000000" w:rsidRPr="00000000">
        <w:rPr>
          <w:i w:val="1"/>
          <w:iCs w:val="1"/>
          <w:rtl w:val="0"/>
        </w:rPr>
        <w:t xml:space="preserve">yaugapadya-</w:t>
      </w:r>
      <w:r w:rsidDel="00000000" w:rsidR="00000000" w:rsidRPr="00000000">
        <w:rPr>
          <w:rtl w:val="0"/>
        </w:rPr>
        <w:t xml:space="preserve"> (одновременность)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ṛś</w:t>
      </w:r>
      <w:r w:rsidDel="00000000" w:rsidR="00000000" w:rsidRPr="00000000">
        <w:rPr>
          <w:i w:val="1"/>
          <w:iCs w:val="1"/>
          <w:rtl w:val="0"/>
        </w:rPr>
        <w:t xml:space="preserve">ya-</w:t>
      </w:r>
      <w:r w:rsidDel="00000000" w:rsidR="00000000" w:rsidRPr="00000000">
        <w:rPr>
          <w:rtl w:val="0"/>
        </w:rPr>
        <w:t xml:space="preserve"> (сходство) </w:t>
      </w:r>
      <w:r w:rsidDel="00000000" w:rsidR="00000000" w:rsidRPr="00000000">
        <w:rPr>
          <w:i w:val="1"/>
          <w:iCs w:val="1"/>
          <w:rtl w:val="0"/>
        </w:rPr>
        <w:t xml:space="preserve">sampatti-</w:t>
      </w:r>
      <w:r w:rsidDel="00000000" w:rsidR="00000000" w:rsidRPr="00000000">
        <w:rPr>
          <w:rtl w:val="0"/>
        </w:rPr>
        <w:t xml:space="preserve"> (имение места, удобный случай, случание, удача) </w:t>
      </w:r>
      <w:r w:rsidDel="00000000" w:rsidR="00000000" w:rsidRPr="00000000">
        <w:rPr>
          <w:i w:val="1"/>
          <w:iCs w:val="1"/>
          <w:rtl w:val="0"/>
        </w:rPr>
        <w:t xml:space="preserve">s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kalya-</w:t>
      </w:r>
      <w:r w:rsidDel="00000000" w:rsidR="00000000" w:rsidRPr="00000000">
        <w:rPr>
          <w:rtl w:val="0"/>
        </w:rPr>
        <w:t xml:space="preserve"> (целость) </w:t>
      </w:r>
      <w:r w:rsidDel="00000000" w:rsidR="00000000" w:rsidRPr="00000000">
        <w:rPr>
          <w:i w:val="1"/>
          <w:iCs w:val="1"/>
          <w:rtl w:val="0"/>
        </w:rPr>
        <w:t xml:space="preserve">anta-</w:t>
      </w:r>
      <w:r w:rsidDel="00000000" w:rsidR="00000000" w:rsidRPr="00000000">
        <w:rPr>
          <w:rtl w:val="0"/>
        </w:rPr>
        <w:t xml:space="preserve"> (конец, завершение)-</w:t>
      </w:r>
      <w:r w:rsidDel="00000000" w:rsidR="00000000" w:rsidRPr="00000000">
        <w:rPr>
          <w:i w:val="1"/>
          <w:iCs w:val="1"/>
          <w:rtl w:val="0"/>
        </w:rPr>
        <w:t xml:space="preserve">vacane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u</w:t>
      </w:r>
      <w:r w:rsidDel="00000000" w:rsidR="00000000" w:rsidRPr="00000000">
        <w:rPr>
          <w:rtl w:val="0"/>
        </w:rPr>
        <w:t xml:space="preserve">, композит [в целом] является неизменяемым словом /наречием в выражениях, обозначающих (всё вышеперечисленное).</w:t>
      </w:r>
    </w:p>
    <w:p w:rsidR="00000000" w:rsidDel="00000000" w:rsidP="00000000" w:rsidRDefault="00000000" w:rsidRPr="00000000" w14:paraId="00000276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 значении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vibhakti-vacana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</w:t>
      </w:r>
    </w:p>
    <w:p w:rsidR="00000000" w:rsidDel="00000000" w:rsidP="00000000" w:rsidRDefault="00000000" w:rsidRPr="00000000" w14:paraId="00000277">
      <w:pPr>
        <w:tabs>
          <w:tab w:val="left" w:leader="none" w:pos="397"/>
        </w:tabs>
        <w:ind w:left="360" w:firstLine="0"/>
        <w:rPr/>
      </w:pPr>
      <w:r w:rsidDel="00000000" w:rsidR="00000000" w:rsidRPr="00000000">
        <w:rPr>
          <w:rtl w:val="0"/>
        </w:rPr>
        <w:t xml:space="preserve">B значении локатива в качестве левой части используется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adhi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adhihari: harau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"касательно бога Хари";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adhir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mam: 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"что касается Рамы";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adhir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jam: 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jñi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"по поводу царя";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adhyagni: agnau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"относительно бога Агни / огня";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adhidharmam: dharme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"относительно Нормы";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adhilatam: lat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"что касается плюща/лианы";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adhistri: striy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iti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"что касается / по поводу женщины".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значении "близости"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samīpa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281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B качестве левой части используется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upa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upaguru: guro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"близ учителя, рядом с наставником";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upana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am: na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asya sam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рядом с актёром/танцором;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upasamidham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upasamit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samidha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"рядом с дровами";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upanadi: nadyāḥ samīpam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"близ реки";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upagaṅgam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gaṅgāyāḥ samīpam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"близ Ганги";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upag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m: g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hasya sam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"близ дома, рядом с домом".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upasaritam: sarita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"у реки".</w:t>
      </w:r>
    </w:p>
    <w:p w:rsidR="00000000" w:rsidDel="00000000" w:rsidP="00000000" w:rsidRDefault="00000000" w:rsidRPr="00000000" w14:paraId="00000289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 значении "изобилия/ преуспеяния"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samṛddhi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B качестве левой части используется частица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</w:t>
      </w:r>
      <w:r w:rsidDel="00000000" w:rsidR="00000000" w:rsidRPr="00000000">
        <w:rPr>
          <w:rtl w:val="0"/>
        </w:rPr>
        <w:t xml:space="preserve">-. 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sumagadham: magadhānāṃ samṛddhiḥ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"преуспеяние жителей царства Магадха";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subhāratam: bhāratānāṃ saṃṛddhiḥ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"преуспеяние индийцев";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suvipram: viprāṇāṃ saṃṛddhiḥ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"преуспеяние жрецов".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 значении "истощения, бедности, нужды"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vyṛddhi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290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B качестве левой части используется частица </w:t>
      </w:r>
      <w:r w:rsidDel="00000000" w:rsidR="00000000" w:rsidRPr="00000000">
        <w:rPr>
          <w:b w:val="1"/>
          <w:bCs w:val="1"/>
          <w:rtl w:val="0"/>
        </w:rPr>
        <w:t xml:space="preserve">dur</w:t>
      </w:r>
      <w:r w:rsidDel="00000000" w:rsidR="00000000" w:rsidRPr="00000000">
        <w:rPr>
          <w:rtl w:val="0"/>
        </w:rPr>
        <w:t xml:space="preserve">-. 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duryavanam: yavanānāṃ vyṛddhiḥ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"бедность иностранных варваров (греков/ ионийцев)" = </w:t>
      </w:r>
      <w:sdt>
        <w:sdtPr>
          <w:id w:val="-1398920131"/>
          <w:tag w:val="goog_rdk_143"/>
        </w:sdtPr>
        <w:sdtContent>
          <w:commentRangeStart w:id="136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*"дурногречно",</w:t>
      </w:r>
      <w:commentRangeEnd w:id="136"/>
      <w:r w:rsidDel="00000000" w:rsidR="00000000" w:rsidRPr="00000000">
        <w:commentReference w:id="136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*"дурноварварски", * "варварскибедно";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duścolam: colānāṃ vyṛddhiḥ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"нужда у южных индийцев (жителей царства Чола)" = *"дурночолово";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durhūṇam: hūṇanāṃ vyṛddhiḥ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"бедность у гуннов" = *"дурногунново";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 значении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arthābhāva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(отсутствие объектов)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B качестве левой части используется частица </w:t>
      </w:r>
      <w:r w:rsidDel="00000000" w:rsidR="00000000" w:rsidRPr="00000000">
        <w:rPr>
          <w:b w:val="1"/>
          <w:bCs w:val="1"/>
          <w:rtl w:val="0"/>
        </w:rPr>
        <w:t xml:space="preserve">nir</w:t>
      </w:r>
      <w:r w:rsidDel="00000000" w:rsidR="00000000" w:rsidRPr="00000000">
        <w:rPr>
          <w:rtl w:val="0"/>
        </w:rPr>
        <w:t xml:space="preserve">-.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nirmakṣikam: makṣikāṇām abhāvaḥ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"безмушие/безмушно: отсутствие мух";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nirvighnam: vighnānām abhāvaḥ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"беспрепятственно: отсутствие препятствий ";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nirjanam: janānām abhāvaḥ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"безлюдно: отсутствие людей";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nirbhayam: bhayānām abhāvaḥ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"бесстрашно: отсутствие страхов";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kriyam: kriy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abh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"бездельно: отсутствие дел/занятий".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sdt>
        <w:sdtPr>
          <w:id w:val="-2068768710"/>
          <w:tag w:val="goog_rdk_144"/>
        </w:sdtPr>
        <w:sdtContent>
          <w:commentRangeStart w:id="137"/>
        </w:sdtContent>
      </w:sdt>
      <w:r w:rsidDel="00000000" w:rsidR="00000000" w:rsidRPr="00000000">
        <w:rPr>
          <w:sz w:val="28"/>
          <w:szCs w:val="28"/>
          <w:u w:val="single"/>
          <w:rtl w:val="0"/>
        </w:rPr>
        <w:t xml:space="preserve">Сравните</w:t>
      </w:r>
      <w:r w:rsidDel="00000000" w:rsidR="00000000" w:rsidRPr="00000000">
        <w:rPr>
          <w:rtl w:val="0"/>
        </w:rPr>
        <w:t xml:space="preserve">: </w:t>
      </w:r>
      <w:commentRangeEnd w:id="137"/>
      <w:r w:rsidDel="00000000" w:rsidR="00000000" w:rsidRPr="00000000">
        <w:commentReference w:id="13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nirmak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tad vanam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avidyam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yasmin tad vanam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Этот лес безмушен: лес, в котором отсутствуют мухи: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пради-бахуврихи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nirmak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ika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tasmin vane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 этом лесу безмушно, т. е. отсутствуют мухи: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авьяибхава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 значении "прекращения"(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atyaya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2A2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B качестве левой части композита используется частица/наречие (</w:t>
      </w:r>
      <w:r w:rsidDel="00000000" w:rsidR="00000000" w:rsidRPr="00000000">
        <w:rPr>
          <w:i w:val="1"/>
          <w:iCs w:val="1"/>
          <w:rtl w:val="0"/>
        </w:rPr>
        <w:t xml:space="preserve">avyaya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ati</w:t>
      </w:r>
      <w:r w:rsidDel="00000000" w:rsidR="00000000" w:rsidRPr="00000000">
        <w:rPr>
          <w:rtl w:val="0"/>
        </w:rPr>
        <w:t xml:space="preserve">-.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atihimam: himasya atyayaḥ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"прекращение мороза";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atidhanam: dhanasya atyayaḥ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"прекращение богатства";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atiyauvanam: yauvanasya atyayaḥ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"конец юности"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atikaṇṭakam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kaṇṭakānām atyayaḥ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"прекращение колючек (т. е. препятствий /колющих болей)";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atigrīśmam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grīṣmasya atyayaḥ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"завершение лета".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значении "не ко времени, некстати"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asamprati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2AA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B качестве левой части композита используется неизменяемая частица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ati</w:t>
      </w: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atinidram: nidrāṃ samprati na yujyate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"не ко сну [будь сказано]: не подходит к оказии сна";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atitandram: tandrāṃ samprati na yujyate, 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неподходяще для ленивой расслабленности";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atipaṭhanam: paṭhanaṃ samprati na yujyate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"не подходит для рецитации/заучивания".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773531637"/>
          <w:tag w:val="goog_rdk_145"/>
        </w:sdtPr>
        <w:sdtContent>
          <w:commentRangeStart w:id="138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значении "издавания/проявления звуков/слов 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śabda-prādurbhāvaḥ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), </w:t>
      </w:r>
    </w:p>
    <w:p w:rsidR="00000000" w:rsidDel="00000000" w:rsidP="00000000" w:rsidRDefault="00000000" w:rsidRPr="00000000" w14:paraId="000002B0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Cp. в переводе Ram Nath Sharma „initiation of discourse“?) в качестве левой части авьяибхавы используется частица </w:t>
      </w:r>
      <w:r w:rsidDel="00000000" w:rsidR="00000000" w:rsidRPr="00000000">
        <w:rPr>
          <w:b w:val="1"/>
          <w:bCs w:val="1"/>
          <w:rtl w:val="0"/>
        </w:rPr>
        <w:t xml:space="preserve">iti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itipraṇavam: praṇavaśabdasya prādurbhāvaḥ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"произведение (т. е выговаривание) слога Ом";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itihari: hari-śabdasya prādurbhāvaḥ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"выговаривание слова Хари";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itip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ср.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разные интерпретации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Monier „thus according to Pāṇini's very words“, R.-N. Sharma „the word Panini is famous in the world“;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itis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ryam: s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rya-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abdasya pr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durbh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"выговаривание слова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commentRangeEnd w:id="138"/>
      <w:r w:rsidDel="00000000" w:rsidR="00000000" w:rsidRPr="00000000">
        <w:commentReference w:id="138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значении "после, вслед за"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paścāt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 </w:t>
      </w:r>
    </w:p>
    <w:p w:rsidR="00000000" w:rsidDel="00000000" w:rsidP="00000000" w:rsidRDefault="00000000" w:rsidRPr="00000000" w14:paraId="000002B7">
      <w:pPr>
        <w:tabs>
          <w:tab w:val="left" w:leader="none" w:pos="397"/>
        </w:tabs>
        <w:rPr/>
      </w:pPr>
      <w:r w:rsidDel="00000000" w:rsidR="00000000" w:rsidRPr="00000000">
        <w:rPr>
          <w:rtl w:val="0"/>
        </w:rPr>
        <w:t xml:space="preserve">B качестве левой части авьяибхавы используется частица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anu</w:t>
      </w:r>
      <w:r w:rsidDel="00000000" w:rsidR="00000000" w:rsidRPr="00000000">
        <w:rPr>
          <w:rtl w:val="0"/>
        </w:rPr>
        <w:t xml:space="preserve">-.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anuratham: rathasya pa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"вслед за повозкой";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anuga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gam: ga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"вдоль Ганги";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anuv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am: v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ṣa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sya pa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"за деревом";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anujanam: janasya pa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"вслед за человеком";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-2136044022"/>
          <w:tag w:val="goog_rdk_146"/>
        </w:sdtPr>
        <w:sdtContent>
          <w:commentRangeStart w:id="139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значениях наречия "согласно"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yathā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  <w:commentRangeEnd w:id="139"/>
      <w:r w:rsidDel="00000000" w:rsidR="00000000" w:rsidRPr="00000000">
        <w:commentReference w:id="13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4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-954871678"/>
          <w:tag w:val="goog_rdk_147"/>
        </w:sdtPr>
        <w:sdtContent>
          <w:commentRangeStart w:id="14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anativṛtti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непревышение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yathā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 </w:t>
      </w:r>
      <w:commentRangeEnd w:id="140"/>
      <w:r w:rsidDel="00000000" w:rsidR="00000000" w:rsidRPr="00000000">
        <w:commentReference w:id="14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rtham: arthasya anativ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tti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"согласно смыслу/значению: непревышение смысла/значения";</w:t>
      </w:r>
    </w:p>
    <w:p w:rsidR="00000000" w:rsidDel="00000000" w:rsidP="00000000" w:rsidRDefault="00000000" w:rsidRPr="00000000" w14:paraId="000002C0">
      <w:pPr>
        <w:pStyle w:val="Heading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дистрибутивном значении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vīpsā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prati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pratigr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mam: gr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 каждой деревне";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pratividyalayam: vidy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vidy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laya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prati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"в каждой школе"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1200" w:right="0" w:hanging="48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 значении "подходящесть"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yogyat</w:t>
      </w:r>
      <w:r w:rsidDel="00000000" w:rsidR="00000000" w:rsidRPr="00000000">
        <w:rPr>
          <w:rFonts w:ascii="Gandhari Unicode" w:cs="Gandhari Unicode" w:eastAsia="Gandhari Unicode" w:hAnsi="Gandhari Unicode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используетрся частица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anugu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am: gu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ṇā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 yogyam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(нечто) "подходит для добродетелей, достойно добродетелей";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-anuty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gam: ty</w:t>
      </w:r>
      <w:r w:rsidDel="00000000" w:rsidR="00000000" w:rsidRPr="00000000">
        <w:rPr>
          <w:rFonts w:ascii="Gandhari Unicode" w:cs="Gandhari Unicode" w:eastAsia="Gandhari Unicode" w:hAnsi="Gandhari Unicode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gasya yogyam,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"подходит/годится для отречения".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4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-1076817474"/>
          <w:tag w:val="goog_rdk_148"/>
        </w:sdtPr>
        <w:sdtContent>
          <w:commentRangeStart w:id="141"/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значении yathā, сп</w:t>
      </w:r>
      <w:commentRangeEnd w:id="141"/>
      <w:r w:rsidDel="00000000" w:rsidR="00000000" w:rsidRPr="00000000">
        <w:commentReference w:id="141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ецифицируемом как "не выйдя за пределы"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anatikramya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sdt>
        <w:sdtPr>
          <w:id w:val="829538922"/>
          <w:tag w:val="goog_rdk_149"/>
        </w:sdtPr>
        <w:sdtContent>
          <w:commentRangeStart w:id="142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yathāśakti</w:t>
      </w:r>
      <w:commentRangeEnd w:id="142"/>
      <w:r w:rsidDel="00000000" w:rsidR="00000000" w:rsidRPr="00000000">
        <w:commentReference w:id="142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śaktim anatikramya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"согласно силе, по силам: не превысив сил";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yathāniyamam: niyamam anatikramya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"согласно ограничению/дисциплине".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97"/>
        </w:tabs>
        <w:spacing w:after="160" w:before="0" w:line="36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Согласно отдельным правилам "Восьмикнижия" Панини, имеется также немало других нюансов образовательных моделей и значений авьяибхав, подробное рассмотрение всех их выходит за рамки данного краткого пособия.</w:t>
      </w:r>
    </w:p>
    <w:p w:rsidR="00000000" w:rsidDel="00000000" w:rsidP="00000000" w:rsidRDefault="00000000" w:rsidRPr="00000000" w14:paraId="000002C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numPr>
          <w:ilvl w:val="0"/>
          <w:numId w:val="12"/>
        </w:numPr>
        <w:ind w:left="1080" w:hanging="720"/>
        <w:rPr/>
      </w:pPr>
      <w:r w:rsidDel="00000000" w:rsidR="00000000" w:rsidRPr="00000000">
        <w:rPr>
          <w:rtl w:val="0"/>
        </w:rPr>
        <w:t xml:space="preserve">KEVALA-SAM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</w:t>
      </w:r>
      <w:r w:rsidDel="00000000" w:rsidR="00000000" w:rsidRPr="00000000">
        <w:rPr>
          <w:rtl w:val="0"/>
        </w:rPr>
        <w:t xml:space="preserve">SA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Некоторые санскритские композиты, спонтанно создаваемые санскритскими поэтами, не включаются грамматиками и комментаторами ни в один из четырёх вышеперечисленных классов. Их можно назвать идиомами, значение которых без усилий понимает всякий образованный носитель языка. Грамматики называют их "просто композитами" (</w:t>
      </w:r>
      <w:r w:rsidDel="00000000" w:rsidR="00000000" w:rsidRPr="00000000">
        <w:rPr>
          <w:i w:val="1"/>
          <w:iCs w:val="1"/>
          <w:rtl w:val="0"/>
        </w:rPr>
        <w:t xml:space="preserve">kevala-sam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sa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CF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Однако их строение не может быть удовлетворительно объяснено правилами грамматики Панини, относящимися к самасам основных классических категорий. Достаточно привести следующие примеры из "Рагхуванши" Калидасы: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i w:val="1"/>
          <w:iCs w:val="1"/>
          <w:rtl w:val="0"/>
        </w:rPr>
        <w:t xml:space="preserve">ājanma-suddhaḥ</w:t>
      </w:r>
      <w:r w:rsidDel="00000000" w:rsidR="00000000" w:rsidRPr="00000000">
        <w:rPr>
          <w:rtl w:val="0"/>
        </w:rPr>
        <w:t xml:space="preserve"> (Rv. 1.5): этот композит анализируется как </w:t>
      </w:r>
      <w:r w:rsidDel="00000000" w:rsidR="00000000" w:rsidRPr="00000000">
        <w:rPr>
          <w:i w:val="1"/>
          <w:iCs w:val="1"/>
          <w:rtl w:val="0"/>
        </w:rPr>
        <w:t xml:space="preserve">ā janmanaḥ śuddhaḥ</w:t>
      </w:r>
      <w:r w:rsidDel="00000000" w:rsidR="00000000" w:rsidRPr="00000000">
        <w:rPr>
          <w:rtl w:val="0"/>
        </w:rPr>
        <w:t xml:space="preserve">, "чистый от рождения";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garth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v-iva</w:t>
      </w:r>
      <w:r w:rsidDel="00000000" w:rsidR="00000000" w:rsidRPr="00000000">
        <w:rPr>
          <w:rtl w:val="0"/>
        </w:rPr>
        <w:t xml:space="preserve"> (Rv. 1.1): </w:t>
      </w:r>
      <w:r w:rsidDel="00000000" w:rsidR="00000000" w:rsidRPr="00000000">
        <w:rPr>
          <w:i w:val="1"/>
          <w:iCs w:val="1"/>
          <w:rtl w:val="0"/>
        </w:rPr>
        <w:t xml:space="preserve">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garthau iva</w:t>
      </w:r>
      <w:r w:rsidDel="00000000" w:rsidR="00000000" w:rsidRPr="00000000">
        <w:rPr>
          <w:rtl w:val="0"/>
        </w:rPr>
        <w:t xml:space="preserve">, "как звучание слова и (его) смысл"; комментаторы понимают выражение "vāgarthāviva" как одну-единую самасу.</w:t>
      </w:r>
    </w:p>
    <w:p w:rsidR="00000000" w:rsidDel="00000000" w:rsidP="00000000" w:rsidRDefault="00000000" w:rsidRPr="00000000" w14:paraId="000002D2">
      <w:pPr>
        <w:jc w:val="both"/>
        <w:rPr/>
      </w:pPr>
      <w:r w:rsidDel="00000000" w:rsidR="00000000" w:rsidRPr="00000000">
        <w:rPr>
          <w:rtl w:val="0"/>
        </w:rPr>
        <w:t xml:space="preserve">Для легитимизации их существования комментаторы указывают [</w:t>
      </w:r>
      <w:r w:rsidDel="00000000" w:rsidR="00000000" w:rsidRPr="00000000">
        <w:rPr>
          <w:i w:val="1"/>
          <w:iCs w:val="1"/>
          <w:rtl w:val="0"/>
        </w:rPr>
        <w:t xml:space="preserve">sup supeti sam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sa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] на самое общее правило словосложения у Панини (ср. P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āṇ</w:t>
      </w:r>
      <w:r w:rsidDel="00000000" w:rsidR="00000000" w:rsidRPr="00000000">
        <w:rPr>
          <w:rtl w:val="0"/>
        </w:rPr>
        <w:t xml:space="preserve">. 2.1.4) </w:t>
      </w:r>
      <w:r w:rsidDel="00000000" w:rsidR="00000000" w:rsidRPr="00000000">
        <w:rPr>
          <w:i w:val="1"/>
          <w:iCs w:val="1"/>
          <w:rtl w:val="0"/>
        </w:rPr>
        <w:t xml:space="preserve">sup saha sup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rtl w:val="0"/>
        </w:rPr>
        <w:t xml:space="preserve">, "[существительное], имеющее падежное окончание, [может соединяться] в сложное слово вместе с [другим] существительным".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Полисемия санскритских композитов: разбор на примере</w:t>
      </w:r>
    </w:p>
    <w:p w:rsidR="00000000" w:rsidDel="00000000" w:rsidP="00000000" w:rsidRDefault="00000000" w:rsidRPr="00000000" w14:paraId="000002D5">
      <w:pPr>
        <w:rPr/>
      </w:pPr>
      <w:sdt>
        <w:sdtPr>
          <w:id w:val="-1890567867"/>
          <w:tag w:val="goog_rdk_150"/>
        </w:sdtPr>
        <w:sdtContent>
          <w:commentRangeStart w:id="143"/>
        </w:sdtContent>
      </w:sdt>
      <w:r w:rsidDel="00000000" w:rsidR="00000000" w:rsidRPr="00000000">
        <w:rPr>
          <w:rtl w:val="0"/>
        </w:rPr>
        <w:t xml:space="preserve">Пример содержащего композит словосочетания: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hatadvipaḥ kesarī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Какие возможности интерпретации этого словосочетания существуют?</w:t>
      </w:r>
      <w:commentRangeEnd w:id="143"/>
      <w:r w:rsidDel="00000000" w:rsidR="00000000" w:rsidRPr="00000000">
        <w:commentReference w:id="14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Для начала, рассмотрим его вне сочетания со словом </w:t>
      </w:r>
      <w:r w:rsidDel="00000000" w:rsidR="00000000" w:rsidRPr="00000000">
        <w:rPr>
          <w:i w:val="1"/>
          <w:iCs w:val="1"/>
          <w:rtl w:val="0"/>
        </w:rPr>
        <w:t xml:space="preserve">kesarī</w:t>
      </w:r>
      <w:r w:rsidDel="00000000" w:rsidR="00000000" w:rsidRPr="00000000">
        <w:rPr>
          <w:rtl w:val="0"/>
        </w:rPr>
        <w:t xml:space="preserve"> (nom. sg. &lt; </w:t>
      </w:r>
      <w:r w:rsidDel="00000000" w:rsidR="00000000" w:rsidRPr="00000000">
        <w:rPr>
          <w:i w:val="1"/>
          <w:iCs w:val="1"/>
          <w:rtl w:val="0"/>
        </w:rPr>
        <w:t xml:space="preserve">kesarin</w:t>
      </w:r>
      <w:r w:rsidDel="00000000" w:rsidR="00000000" w:rsidRPr="00000000">
        <w:rPr>
          <w:rtl w:val="0"/>
        </w:rPr>
        <w:t xml:space="preserve">-, masc.), "лев" (досл. "гривастый"), и вообще, вне какого-либо контекста.</w:t>
      </w:r>
    </w:p>
    <w:p w:rsidR="00000000" w:rsidDel="00000000" w:rsidP="00000000" w:rsidRDefault="00000000" w:rsidRPr="00000000" w14:paraId="000002D8">
      <w:pPr>
        <w:rPr/>
      </w:pPr>
      <w:sdt>
        <w:sdtPr>
          <w:id w:val="1913873240"/>
          <w:tag w:val="goog_rdk_151"/>
        </w:sdtPr>
        <w:sdtContent>
          <w:commentRangeStart w:id="144"/>
        </w:sdtContent>
      </w:sdt>
      <w:r w:rsidDel="00000000" w:rsidR="00000000" w:rsidRPr="00000000">
        <w:rPr>
          <w:u w:val="single"/>
          <w:rtl w:val="0"/>
        </w:rPr>
        <w:t xml:space="preserve">1. Вариант</w:t>
      </w:r>
      <w:r w:rsidDel="00000000" w:rsidR="00000000" w:rsidRPr="00000000">
        <w:rPr>
          <w:rtl w:val="0"/>
        </w:rPr>
        <w:t xml:space="preserve">: </w:t>
      </w:r>
      <w:commentRangeEnd w:id="144"/>
      <w:r w:rsidDel="00000000" w:rsidR="00000000" w:rsidRPr="00000000">
        <w:commentReference w:id="144"/>
      </w:r>
      <w:r w:rsidDel="00000000" w:rsidR="00000000" w:rsidRPr="00000000">
        <w:rPr>
          <w:i w:val="1"/>
          <w:iCs w:val="1"/>
          <w:rtl w:val="0"/>
        </w:rPr>
        <w:t xml:space="preserve">hatadvipaḥ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При этом сам кеннинг </w:t>
      </w:r>
      <w:r w:rsidDel="00000000" w:rsidR="00000000" w:rsidRPr="00000000">
        <w:rPr>
          <w:i w:val="1"/>
          <w:iCs w:val="1"/>
          <w:rtl w:val="0"/>
        </w:rPr>
        <w:t xml:space="preserve">dvipaḥ</w:t>
      </w:r>
      <w:r w:rsidDel="00000000" w:rsidR="00000000" w:rsidRPr="00000000">
        <w:rPr>
          <w:rtl w:val="0"/>
        </w:rPr>
        <w:t xml:space="preserve">, "слон", является упапада-татпурушей: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dvi</w:t>
      </w:r>
      <w:r w:rsidDel="00000000" w:rsidR="00000000" w:rsidRPr="00000000">
        <w:rPr>
          <w:i w:val="1"/>
          <w:iCs w:val="1"/>
          <w:rtl w:val="0"/>
        </w:rPr>
        <w:t xml:space="preserve">dhā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pi</w:t>
      </w:r>
      <w:r w:rsidDel="00000000" w:rsidR="00000000" w:rsidRPr="00000000">
        <w:rPr>
          <w:i w:val="1"/>
          <w:iCs w:val="1"/>
          <w:rtl w:val="0"/>
        </w:rPr>
        <w:t xml:space="preserve">bati sa dvipaḥ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Анализ: </w:t>
      </w:r>
      <w:r w:rsidDel="00000000" w:rsidR="00000000" w:rsidRPr="00000000">
        <w:rPr>
          <w:i w:val="1"/>
          <w:iCs w:val="1"/>
          <w:rtl w:val="0"/>
        </w:rPr>
        <w:t xml:space="preserve">hataś cāsau dvipaś ca</w:t>
      </w:r>
      <w:r w:rsidDel="00000000" w:rsidR="00000000" w:rsidRPr="00000000">
        <w:rPr>
          <w:rtl w:val="0"/>
        </w:rPr>
        <w:t xml:space="preserve">, досл. "он же и убитый, он же и слон", т. е. "убитый/раненый слон", "слон, [который] был убит/ранен";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Итак, это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viśeṣaṇapūrvapadaḥ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karmadhārayaḥ</w:t>
      </w:r>
      <w:r w:rsidDel="00000000" w:rsidR="00000000" w:rsidRPr="00000000">
        <w:rPr>
          <w:rtl w:val="0"/>
        </w:rPr>
        <w:t xml:space="preserve">, кармадхарая, в которой левая часть является спецификатором.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u w:val="single"/>
          <w:rtl w:val="0"/>
        </w:rPr>
        <w:t xml:space="preserve">2. Вариант</w:t>
      </w:r>
      <w:r w:rsidDel="00000000" w:rsidR="00000000" w:rsidRPr="00000000">
        <w:rPr>
          <w:rtl w:val="0"/>
        </w:rPr>
        <w:t xml:space="preserve">:  </w:t>
      </w:r>
      <w:r w:rsidDel="00000000" w:rsidR="00000000" w:rsidRPr="00000000">
        <w:rPr>
          <w:i w:val="1"/>
          <w:iCs w:val="1"/>
          <w:rtl w:val="0"/>
        </w:rPr>
        <w:t xml:space="preserve">hatadvipaḥ</w:t>
      </w:r>
      <w:r w:rsidDel="00000000" w:rsidR="00000000" w:rsidRPr="00000000">
        <w:rPr>
          <w:rtl w:val="0"/>
        </w:rPr>
        <w:t xml:space="preserve"> &lt; </w:t>
      </w:r>
      <w:r w:rsidDel="00000000" w:rsidR="00000000" w:rsidRPr="00000000">
        <w:rPr>
          <w:i w:val="1"/>
          <w:iCs w:val="1"/>
          <w:rtl w:val="0"/>
        </w:rPr>
        <w:t xml:space="preserve">hatasya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dvipaḥ</w:t>
      </w:r>
      <w:r w:rsidDel="00000000" w:rsidR="00000000" w:rsidRPr="00000000">
        <w:rPr>
          <w:rtl w:val="0"/>
        </w:rPr>
        <w:t xml:space="preserve">, "слон убитого/раненого (человека/ царя)"; </w:t>
      </w:r>
      <w:r w:rsidDel="00000000" w:rsidR="00000000" w:rsidRPr="00000000">
        <w:rPr>
          <w:i w:val="1"/>
          <w:iCs w:val="1"/>
          <w:rtl w:val="0"/>
        </w:rPr>
        <w:t xml:space="preserve">hatānāṃ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dvipaḥ</w:t>
      </w:r>
      <w:r w:rsidDel="00000000" w:rsidR="00000000" w:rsidRPr="00000000">
        <w:rPr>
          <w:rtl w:val="0"/>
        </w:rPr>
        <w:t xml:space="preserve">, "слон убитых (напр. воинов)":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ṣaṣṭhī-tatpuruṣaḥ</w:t>
      </w:r>
      <w:r w:rsidDel="00000000" w:rsidR="00000000" w:rsidRPr="00000000">
        <w:rPr>
          <w:rtl w:val="0"/>
        </w:rPr>
        <w:t xml:space="preserve">;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Перебирать остальные контекстуальные значения причастия-</w:t>
      </w:r>
      <w:r w:rsidDel="00000000" w:rsidR="00000000" w:rsidRPr="00000000">
        <w:rPr>
          <w:i w:val="1"/>
          <w:iCs w:val="1"/>
          <w:rtl w:val="0"/>
        </w:rPr>
        <w:t xml:space="preserve">kt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nta</w:t>
      </w:r>
      <w:r w:rsidDel="00000000" w:rsidR="00000000" w:rsidRPr="00000000">
        <w:rPr>
          <w:rtl w:val="0"/>
        </w:rPr>
        <w:t xml:space="preserve"> (p. p. p.) </w:t>
      </w:r>
      <w:r w:rsidDel="00000000" w:rsidR="00000000" w:rsidRPr="00000000">
        <w:rPr>
          <w:i w:val="1"/>
          <w:iCs w:val="1"/>
          <w:rtl w:val="0"/>
        </w:rPr>
        <w:t xml:space="preserve">hata</w:t>
      </w:r>
      <w:r w:rsidDel="00000000" w:rsidR="00000000" w:rsidRPr="00000000">
        <w:rPr>
          <w:rtl w:val="0"/>
        </w:rPr>
        <w:t xml:space="preserve">-, которые находим в академических словарях или у традиционных санскритских лексикографов, не представляется имеющим большой смысл.</w:t>
      </w:r>
    </w:p>
    <w:p w:rsidR="00000000" w:rsidDel="00000000" w:rsidP="00000000" w:rsidRDefault="00000000" w:rsidRPr="00000000" w14:paraId="000002DE">
      <w:pPr>
        <w:jc w:val="both"/>
        <w:rPr/>
      </w:pPr>
      <w:r w:rsidDel="00000000" w:rsidR="00000000" w:rsidRPr="00000000">
        <w:rPr>
          <w:u w:val="single"/>
          <w:rtl w:val="0"/>
        </w:rPr>
        <w:t xml:space="preserve">3. Вариант</w:t>
      </w:r>
      <w:r w:rsidDel="00000000" w:rsidR="00000000" w:rsidRPr="00000000">
        <w:rPr>
          <w:rtl w:val="0"/>
        </w:rPr>
        <w:t xml:space="preserve">: В сочетании с "внешним" (</w:t>
      </w:r>
      <w:r w:rsidDel="00000000" w:rsidR="00000000" w:rsidRPr="00000000">
        <w:rPr>
          <w:i w:val="1"/>
          <w:iCs w:val="1"/>
          <w:rtl w:val="0"/>
        </w:rPr>
        <w:t xml:space="preserve">anyapada</w:t>
      </w:r>
      <w:r w:rsidDel="00000000" w:rsidR="00000000" w:rsidRPr="00000000">
        <w:rPr>
          <w:rtl w:val="0"/>
        </w:rPr>
        <w:t xml:space="preserve">-) композиту словом </w:t>
      </w:r>
      <w:r w:rsidDel="00000000" w:rsidR="00000000" w:rsidRPr="00000000">
        <w:rPr>
          <w:i w:val="1"/>
          <w:iCs w:val="1"/>
          <w:rtl w:val="0"/>
        </w:rPr>
        <w:t xml:space="preserve">kesarī</w:t>
      </w:r>
      <w:r w:rsidDel="00000000" w:rsidR="00000000" w:rsidRPr="00000000">
        <w:rPr>
          <w:rtl w:val="0"/>
        </w:rPr>
        <w:t xml:space="preserve"> этот композит </w:t>
      </w:r>
      <w:r w:rsidDel="00000000" w:rsidR="00000000" w:rsidRPr="00000000">
        <w:rPr>
          <w:i w:val="1"/>
          <w:iCs w:val="1"/>
          <w:rtl w:val="0"/>
        </w:rPr>
        <w:t xml:space="preserve">hatadvipa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 может быть интерпретирован как бахуврихи (ср. у Патанджали-грамматиста: </w:t>
      </w:r>
      <w:r w:rsidDel="00000000" w:rsidR="00000000" w:rsidRPr="00000000">
        <w:rPr>
          <w:i w:val="1"/>
          <w:iCs w:val="1"/>
          <w:rtl w:val="0"/>
        </w:rPr>
        <w:t xml:space="preserve">anyapad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rthapradh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bahuvr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hi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F">
      <w:pPr>
        <w:jc w:val="both"/>
        <w:rPr/>
      </w:pPr>
      <w:r w:rsidDel="00000000" w:rsidR="00000000" w:rsidRPr="00000000">
        <w:rPr>
          <w:rtl w:val="0"/>
        </w:rPr>
        <w:t xml:space="preserve">Итак, словосочетание </w:t>
      </w:r>
      <w:r w:rsidDel="00000000" w:rsidR="00000000" w:rsidRPr="00000000">
        <w:rPr>
          <w:i w:val="1"/>
          <w:iCs w:val="1"/>
          <w:rtl w:val="0"/>
        </w:rPr>
        <w:t xml:space="preserve">hatadvipaḥ kesarī</w:t>
      </w:r>
      <w:r w:rsidDel="00000000" w:rsidR="00000000" w:rsidRPr="00000000">
        <w:rPr>
          <w:rtl w:val="0"/>
        </w:rPr>
        <w:t xml:space="preserve"> можно интерпретировать следующим образом:  </w:t>
      </w:r>
    </w:p>
    <w:p w:rsidR="00000000" w:rsidDel="00000000" w:rsidP="00000000" w:rsidRDefault="00000000" w:rsidRPr="00000000" w14:paraId="000002E0">
      <w:pPr>
        <w:jc w:val="both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i w:val="1"/>
          <w:iCs w:val="1"/>
          <w:rtl w:val="0"/>
        </w:rPr>
        <w:t xml:space="preserve">hato dvipo yena sa kesarī</w:t>
      </w:r>
      <w:r w:rsidDel="00000000" w:rsidR="00000000" w:rsidRPr="00000000">
        <w:rPr>
          <w:rtl w:val="0"/>
        </w:rPr>
        <w:t xml:space="preserve">: досл. "лев, которым слон был убит", т. е. "убивший слона лев"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tṛtīyārtho bahuvrīhiḥ</w:t>
      </w:r>
      <w:r w:rsidDel="00000000" w:rsidR="00000000" w:rsidRPr="00000000">
        <w:rPr>
          <w:rtl w:val="0"/>
        </w:rPr>
        <w:t xml:space="preserve">); </w:t>
      </w:r>
    </w:p>
    <w:p w:rsidR="00000000" w:rsidDel="00000000" w:rsidP="00000000" w:rsidRDefault="00000000" w:rsidRPr="00000000" w14:paraId="000002E1">
      <w:pPr>
        <w:jc w:val="both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i w:val="1"/>
          <w:iCs w:val="1"/>
          <w:rtl w:val="0"/>
        </w:rPr>
        <w:t xml:space="preserve">hatā dvipā yena sa kesarī</w:t>
      </w:r>
      <w:r w:rsidDel="00000000" w:rsidR="00000000" w:rsidRPr="00000000">
        <w:rPr>
          <w:rtl w:val="0"/>
        </w:rPr>
        <w:t xml:space="preserve">: "убивший/убивавший [многих] слонов лев";</w:t>
      </w:r>
    </w:p>
    <w:p w:rsidR="00000000" w:rsidDel="00000000" w:rsidP="00000000" w:rsidRDefault="00000000" w:rsidRPr="00000000" w14:paraId="000002E2">
      <w:pPr>
        <w:jc w:val="both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i w:val="1"/>
          <w:iCs w:val="1"/>
          <w:rtl w:val="0"/>
        </w:rPr>
        <w:t xml:space="preserve">hatau dvipau yena sa kesar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rtl w:val="0"/>
        </w:rPr>
        <w:t xml:space="preserve">, "лев, убивший двух слонов".</w:t>
      </w:r>
    </w:p>
    <w:p w:rsidR="00000000" w:rsidDel="00000000" w:rsidP="00000000" w:rsidRDefault="00000000" w:rsidRPr="00000000" w14:paraId="000002E3">
      <w:pPr>
        <w:jc w:val="both"/>
        <w:rPr/>
      </w:pPr>
      <w:r w:rsidDel="00000000" w:rsidR="00000000" w:rsidRPr="00000000">
        <w:rPr>
          <w:u w:val="single"/>
          <w:rtl w:val="0"/>
        </w:rPr>
        <w:t xml:space="preserve">4. Вариант</w:t>
      </w:r>
      <w:r w:rsidDel="00000000" w:rsidR="00000000" w:rsidRPr="00000000">
        <w:rPr>
          <w:rtl w:val="0"/>
        </w:rPr>
        <w:t xml:space="preserve">: композит-бахуврихи в составе законченного предложения в </w:t>
      </w:r>
      <w:r w:rsidDel="00000000" w:rsidR="00000000" w:rsidRPr="00000000">
        <w:rPr>
          <w:b w:val="1"/>
          <w:bCs w:val="1"/>
          <w:rtl w:val="0"/>
        </w:rPr>
        <w:t xml:space="preserve">разных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ситаксических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ролях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4">
      <w:pPr>
        <w:jc w:val="both"/>
        <w:rPr/>
      </w:pPr>
      <w:r w:rsidDel="00000000" w:rsidR="00000000" w:rsidRPr="00000000">
        <w:rPr>
          <w:rtl w:val="0"/>
        </w:rPr>
        <w:t xml:space="preserve">1) </w:t>
      </w:r>
      <w:r w:rsidDel="00000000" w:rsidR="00000000" w:rsidRPr="00000000">
        <w:rPr>
          <w:i w:val="1"/>
          <w:iCs w:val="1"/>
          <w:rtl w:val="0"/>
        </w:rPr>
        <w:t xml:space="preserve">sa kesarī </w:t>
      </w:r>
      <w:r w:rsidDel="00000000" w:rsidR="00000000" w:rsidRPr="00000000">
        <w:rPr>
          <w:i w:val="1"/>
          <w:iCs w:val="1"/>
          <w:u w:val="single"/>
          <w:rtl w:val="0"/>
        </w:rPr>
        <w:t xml:space="preserve">hatadvipaḥ 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vertAlign w:val="superscript"/>
          <w:rtl w:val="0"/>
        </w:rPr>
        <w:t xml:space="preserve">сказуемое</w:t>
      </w:r>
      <w:r w:rsidDel="00000000" w:rsidR="00000000" w:rsidRPr="00000000">
        <w:rPr>
          <w:rtl w:val="0"/>
        </w:rPr>
        <w:t xml:space="preserve">}, досл. "Этот лев был таким, что слоны им были/бывали убиты", т. е. = "Этот лев убивал слонов".</w:t>
      </w:r>
    </w:p>
    <w:p w:rsidR="00000000" w:rsidDel="00000000" w:rsidP="00000000" w:rsidRDefault="00000000" w:rsidRPr="00000000" w14:paraId="000002E5">
      <w:pPr>
        <w:jc w:val="both"/>
        <w:rPr/>
      </w:pPr>
      <w:r w:rsidDel="00000000" w:rsidR="00000000" w:rsidRPr="00000000">
        <w:rPr>
          <w:rtl w:val="0"/>
        </w:rPr>
        <w:t xml:space="preserve">2) </w:t>
      </w:r>
      <w:r w:rsidDel="00000000" w:rsidR="00000000" w:rsidRPr="00000000">
        <w:rPr>
          <w:i w:val="1"/>
          <w:iCs w:val="1"/>
          <w:rtl w:val="0"/>
        </w:rPr>
        <w:t xml:space="preserve">sa </w:t>
      </w:r>
      <w:r w:rsidDel="00000000" w:rsidR="00000000" w:rsidRPr="00000000">
        <w:rPr>
          <w:i w:val="1"/>
          <w:iCs w:val="1"/>
          <w:u w:val="single"/>
          <w:rtl w:val="0"/>
        </w:rPr>
        <w:t xml:space="preserve">hatadvipaḥ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vertAlign w:val="superscript"/>
          <w:rtl w:val="0"/>
        </w:rPr>
        <w:t xml:space="preserve">определение/атрибут</w:t>
      </w:r>
      <w:r w:rsidDel="00000000" w:rsidR="00000000" w:rsidRPr="00000000">
        <w:rPr>
          <w:i w:val="1"/>
          <w:iCs w:val="1"/>
          <w:rtl w:val="0"/>
        </w:rPr>
        <w:t xml:space="preserve">} kesarī vyādhena hataḥ</w:t>
      </w:r>
      <w:r w:rsidDel="00000000" w:rsidR="00000000" w:rsidRPr="00000000">
        <w:rPr>
          <w:rtl w:val="0"/>
        </w:rPr>
        <w:t xml:space="preserve">, "Этот [обычно/нередко/всегда] убивавший слонов лев был убит охотником";</w:t>
      </w:r>
    </w:p>
    <w:p w:rsidR="00000000" w:rsidDel="00000000" w:rsidP="00000000" w:rsidRDefault="00000000" w:rsidRPr="00000000" w14:paraId="000002E6">
      <w:pPr>
        <w:jc w:val="both"/>
        <w:rPr/>
      </w:pPr>
      <w:r w:rsidDel="00000000" w:rsidR="00000000" w:rsidRPr="00000000">
        <w:rPr>
          <w:rtl w:val="0"/>
        </w:rPr>
        <w:t xml:space="preserve">3) </w:t>
      </w:r>
      <w:r w:rsidDel="00000000" w:rsidR="00000000" w:rsidRPr="00000000">
        <w:rPr>
          <w:i w:val="1"/>
          <w:iCs w:val="1"/>
          <w:rtl w:val="0"/>
        </w:rPr>
        <w:t xml:space="preserve">sa kesar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u w:val="single"/>
          <w:rtl w:val="0"/>
        </w:rPr>
        <w:t xml:space="preserve">hatadvipa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u w:val="single"/>
          <w:rtl w:val="0"/>
        </w:rPr>
        <w:t xml:space="preserve">ḥ</w:t>
      </w:r>
      <w:r w:rsidDel="00000000" w:rsidR="00000000" w:rsidRPr="00000000">
        <w:rPr>
          <w:rtl w:val="0"/>
        </w:rPr>
        <w:t xml:space="preserve"> {</w:t>
      </w:r>
      <w:r w:rsidDel="00000000" w:rsidR="00000000" w:rsidRPr="00000000">
        <w:rPr>
          <w:vertAlign w:val="superscript"/>
          <w:rtl w:val="0"/>
        </w:rPr>
        <w:t xml:space="preserve">предикатив</w:t>
      </w: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i w:val="1"/>
          <w:iCs w:val="1"/>
          <w:rtl w:val="0"/>
        </w:rPr>
        <w:t xml:space="preserve">vyādhena hataḥ</w:t>
      </w:r>
      <w:r w:rsidDel="00000000" w:rsidR="00000000" w:rsidRPr="00000000">
        <w:rPr>
          <w:rtl w:val="0"/>
        </w:rPr>
        <w:t xml:space="preserve">, "Этот лев, коль скоро он (/ при том, что /поскольку он / будучи тем, который) убивал слонов, был убит охотником".</w:t>
      </w:r>
    </w:p>
    <w:p w:rsidR="00000000" w:rsidDel="00000000" w:rsidP="00000000" w:rsidRDefault="00000000" w:rsidRPr="00000000" w14:paraId="000002E7">
      <w:pPr>
        <w:jc w:val="both"/>
        <w:rPr/>
      </w:pPr>
      <w:r w:rsidDel="00000000" w:rsidR="00000000" w:rsidRPr="00000000">
        <w:rPr>
          <w:rtl w:val="0"/>
        </w:rPr>
        <w:t xml:space="preserve">4) Однако именно такой оттенок смысла более ясно будет передан скорее </w:t>
      </w:r>
      <w:r w:rsidDel="00000000" w:rsidR="00000000" w:rsidRPr="00000000">
        <w:rPr>
          <w:b w:val="1"/>
          <w:bCs w:val="1"/>
          <w:rtl w:val="0"/>
        </w:rPr>
        <w:t xml:space="preserve">предикативом в инструменталисе</w:t>
      </w:r>
      <w:r w:rsidDel="00000000" w:rsidR="00000000" w:rsidRPr="00000000">
        <w:rPr>
          <w:rtl w:val="0"/>
        </w:rPr>
        <w:t xml:space="preserve">, нежели в номинативе:</w:t>
      </w:r>
    </w:p>
    <w:p w:rsidR="00000000" w:rsidDel="00000000" w:rsidP="00000000" w:rsidRDefault="00000000" w:rsidRPr="00000000" w14:paraId="000002E8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sa kesar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 hatadvipatvena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 /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hatadvipatayā</w:t>
      </w:r>
      <w:r w:rsidDel="00000000" w:rsidR="00000000" w:rsidRPr="00000000">
        <w:rPr>
          <w:rFonts w:ascii="Gandhari Unicode" w:cs="Gandhari Unicode" w:eastAsia="Gandhari Unicode" w:hAnsi="Gandhari Unicode"/>
          <w:rtl w:val="0"/>
        </w:rPr>
        <w:t xml:space="preserve">/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hatadvipabhāvena </w:t>
      </w:r>
      <w:r w:rsidDel="00000000" w:rsidR="00000000" w:rsidRPr="00000000">
        <w:rPr>
          <w:i w:val="1"/>
          <w:iCs w:val="1"/>
          <w:rtl w:val="0"/>
        </w:rPr>
        <w:t xml:space="preserve">vyādhena hataḥ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Беседа двух композитов</w:t>
      </w:r>
    </w:p>
    <w:p w:rsidR="00000000" w:rsidDel="00000000" w:rsidP="00000000" w:rsidRDefault="00000000" w:rsidRPr="00000000" w14:paraId="000002EB">
      <w:pPr>
        <w:ind w:firstLine="708"/>
        <w:jc w:val="both"/>
        <w:rPr/>
      </w:pPr>
      <w:r w:rsidDel="00000000" w:rsidR="00000000" w:rsidRPr="00000000">
        <w:rPr>
          <w:rtl w:val="0"/>
        </w:rPr>
        <w:t xml:space="preserve">В Индии среди учёных пандитов имеет хождение шуточная шлока, в которой описывается как бы ситуация встречи и беседы двух лиц — нищего и царя, причём оба они обозначены одним и тем же сложным словом </w:t>
      </w:r>
      <w:r w:rsidDel="00000000" w:rsidR="00000000" w:rsidRPr="00000000">
        <w:rPr>
          <w:i w:val="1"/>
          <w:iCs w:val="1"/>
          <w:rtl w:val="0"/>
        </w:rPr>
        <w:t xml:space="preserve">lokan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которое, в зависимости от их конкретной ситуации, понимается совершенно по-разному.</w:t>
      </w:r>
    </w:p>
    <w:p w:rsidR="00000000" w:rsidDel="00000000" w:rsidP="00000000" w:rsidRDefault="00000000" w:rsidRPr="00000000" w14:paraId="000002EC">
      <w:pPr>
        <w:ind w:firstLine="708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firstLine="708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aha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ca tva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ca 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jendra lokan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v ubh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v api</w:t>
      </w:r>
      <w:r w:rsidDel="00000000" w:rsidR="00000000" w:rsidRPr="00000000">
        <w:rPr>
          <w:rtl w:val="0"/>
        </w:rPr>
        <w:t xml:space="preserve"> /</w:t>
      </w:r>
    </w:p>
    <w:p w:rsidR="00000000" w:rsidDel="00000000" w:rsidP="00000000" w:rsidRDefault="00000000" w:rsidRPr="00000000" w14:paraId="000002EE">
      <w:pPr>
        <w:ind w:firstLine="708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bahuvr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hir aha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ṃ</w:t>
      </w:r>
      <w:r w:rsidDel="00000000" w:rsidR="00000000" w:rsidRPr="00000000">
        <w:rPr>
          <w:i w:val="1"/>
          <w:iCs w:val="1"/>
          <w:rtl w:val="0"/>
        </w:rPr>
        <w:t xml:space="preserve"> r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jan 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ṣṭ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ī</w:t>
      </w:r>
      <w:r w:rsidDel="00000000" w:rsidR="00000000" w:rsidRPr="00000000">
        <w:rPr>
          <w:i w:val="1"/>
          <w:iCs w:val="1"/>
          <w:rtl w:val="0"/>
        </w:rPr>
        <w:t xml:space="preserve">tatpuru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ṣ</w:t>
      </w:r>
      <w:r w:rsidDel="00000000" w:rsidR="00000000" w:rsidRPr="00000000">
        <w:rPr>
          <w:i w:val="1"/>
          <w:iCs w:val="1"/>
          <w:rtl w:val="0"/>
        </w:rPr>
        <w:t xml:space="preserve">o bhav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//</w:t>
      </w:r>
    </w:p>
    <w:p w:rsidR="00000000" w:rsidDel="00000000" w:rsidP="00000000" w:rsidRDefault="00000000" w:rsidRPr="00000000" w14:paraId="000002E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/>
      </w:pPr>
      <w:r w:rsidDel="00000000" w:rsidR="00000000" w:rsidRPr="00000000">
        <w:rPr>
          <w:rtl w:val="0"/>
        </w:rPr>
        <w:t xml:space="preserve">Нищий обращается к царю:</w:t>
      </w:r>
    </w:p>
    <w:p w:rsidR="00000000" w:rsidDel="00000000" w:rsidP="00000000" w:rsidRDefault="00000000" w:rsidRPr="00000000" w14:paraId="000002F1">
      <w:pPr>
        <w:jc w:val="both"/>
        <w:rPr/>
      </w:pPr>
      <w:r w:rsidDel="00000000" w:rsidR="00000000" w:rsidRPr="00000000">
        <w:rPr>
          <w:rtl w:val="0"/>
        </w:rPr>
        <w:t xml:space="preserve">"Я и ты, государь, мы [с тобой] оба "локанатхи" (т. е. каждый из нас </w:t>
      </w:r>
      <w:r w:rsidDel="00000000" w:rsidR="00000000" w:rsidRPr="00000000">
        <w:rPr>
          <w:i w:val="1"/>
          <w:iCs w:val="1"/>
          <w:rtl w:val="0"/>
        </w:rPr>
        <w:t xml:space="preserve">lokan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). [Только] я, о царь — бахуврихи (</w:t>
      </w:r>
      <w:r w:rsidDel="00000000" w:rsidR="00000000" w:rsidRPr="00000000">
        <w:rPr>
          <w:i w:val="1"/>
          <w:iCs w:val="1"/>
          <w:rtl w:val="0"/>
        </w:rPr>
        <w:t xml:space="preserve">lok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āḥ</w:t>
      </w:r>
      <w:r w:rsidDel="00000000" w:rsidR="00000000" w:rsidRPr="00000000">
        <w:rPr>
          <w:i w:val="1"/>
          <w:iCs w:val="1"/>
          <w:rtl w:val="0"/>
        </w:rPr>
        <w:t xml:space="preserve"> 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th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āḥ</w:t>
      </w:r>
      <w:r w:rsidDel="00000000" w:rsidR="00000000" w:rsidRPr="00000000">
        <w:rPr>
          <w:i w:val="1"/>
          <w:iCs w:val="1"/>
          <w:rtl w:val="0"/>
        </w:rPr>
        <w:t xml:space="preserve"> yasya sa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"тот, защитники которого — люди"), ты же — генетивный татпуруша (</w:t>
      </w:r>
      <w:r w:rsidDel="00000000" w:rsidR="00000000" w:rsidRPr="00000000">
        <w:rPr>
          <w:i w:val="1"/>
          <w:iCs w:val="1"/>
          <w:rtl w:val="0"/>
        </w:rPr>
        <w:t xml:space="preserve">lok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āṃ</w:t>
      </w:r>
      <w:r w:rsidDel="00000000" w:rsidR="00000000" w:rsidRPr="00000000">
        <w:rPr>
          <w:i w:val="1"/>
          <w:iCs w:val="1"/>
          <w:rtl w:val="0"/>
        </w:rPr>
        <w:t xml:space="preserve"> n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ā</w:t>
      </w:r>
      <w:r w:rsidDel="00000000" w:rsidR="00000000" w:rsidRPr="00000000">
        <w:rPr>
          <w:i w:val="1"/>
          <w:iCs w:val="1"/>
          <w:rtl w:val="0"/>
        </w:rPr>
        <w:t xml:space="preserve">tha</w:t>
      </w:r>
      <w:r w:rsidDel="00000000" w:rsidR="00000000" w:rsidRPr="00000000">
        <w:rPr>
          <w:rFonts w:ascii="Gandhari Unicode" w:cs="Gandhari Unicode" w:eastAsia="Gandhari Unicode" w:hAnsi="Gandhari Unicode"/>
          <w:i w:val="1"/>
          <w:iCs w:val="1"/>
          <w:rtl w:val="0"/>
        </w:rPr>
        <w:t xml:space="preserve">ḥ</w:t>
      </w:r>
      <w:r w:rsidDel="00000000" w:rsidR="00000000" w:rsidRPr="00000000">
        <w:rPr>
          <w:rtl w:val="0"/>
        </w:rPr>
        <w:t xml:space="preserve">, "защитник людей")".</w:t>
      </w:r>
    </w:p>
    <w:p w:rsidR="00000000" w:rsidDel="00000000" w:rsidP="00000000" w:rsidRDefault="00000000" w:rsidRPr="00000000" w14:paraId="000002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/>
      </w:pPr>
      <w:r w:rsidDel="00000000" w:rsidR="00000000" w:rsidRPr="00000000">
        <w:rPr>
          <w:rtl w:val="0"/>
        </w:rPr>
        <w:t xml:space="preserve">Суть этой грамматической шутки, на которые столь горазды традиционные индийские учёные-пандиты, будет понятна всякому, кто основательно разобрался в санскритских композитах.</w:t>
      </w:r>
    </w:p>
    <w:sectPr>
      <w:headerReference r:id="rId11" w:type="default"/>
      <w:pgSz w:h="16838" w:w="11906" w:orient="portrait"/>
      <w:pgMar w:bottom="1418" w:top="1418" w:left="1701" w:right="851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katerina Kostina" w:id="144" w:date="2026-03-26T14:52:18Z"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Странноватое оформление</w:t>
      </w:r>
    </w:p>
  </w:comment>
  <w:comment w:author="Ekaterina Kostina" w:id="11" w:date="2026-03-26T10:52:19Z"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причастие</w:t>
      </w:r>
    </w:p>
  </w:comment>
  <w:comment w:author="Ekaterina Kostina" w:id="16" w:date="2026-03-26T11:02:58Z"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относящийся</w:t>
      </w:r>
    </w:p>
  </w:comment>
  <w:comment w:author="Ekaterina Kostina" w:id="52" w:date="2026-03-26T12:40:20Z"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конце такого раздела (.) или (;)?</w:t>
      </w:r>
    </w:p>
  </w:comment>
  <w:comment w:author="Ekaterina Kostina" w:id="139" w:date="2026-03-26T14:49:11Z"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же не значениЯ наречия "согласно", а выражение соответствия (ненарушения, непревышения) той или иной концепции/идеи/...</w:t>
      </w:r>
    </w:p>
  </w:comment>
  <w:comment w:author="Ekaterina Kostina" w:id="111" w:date="2026-03-26T14:08:39Z"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оформление/формулировка</w:t>
      </w:r>
    </w:p>
  </w:comment>
  <w:comment w:author="Ekaterina Kostina" w:id="12" w:date="2026-03-26T10:53:42Z"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отчасти понимаю логику, но выглядит странно, что только у одного корня дана эта форма, тем более, она здесь никак не "играет"</w:t>
      </w:r>
    </w:p>
  </w:comment>
  <w:comment w:author="Ekaterina Kostina" w:id="15" w:date="2026-03-26T11:04:26Z"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понимаю: зачем m</w:t>
      </w:r>
    </w:p>
  </w:comment>
  <w:comment w:author="Ekaterina Kostina" w:id="110" w:date="2026-03-26T14:03:45Z"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ребёнок</w:t>
      </w:r>
    </w:p>
  </w:comment>
  <w:comment w:author="Ekaterina Kostina" w:id="143" w:date="2026-03-26T14:51:46Z"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Хорошо бы добавить вводные слова какие-то</w:t>
      </w:r>
    </w:p>
  </w:comment>
  <w:comment w:author="Ekaterina Kostina" w:id="58" w:date="2026-03-26T12:51:06Z"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Оформление: других элементов этого маркированного списка в тексте не нашла</w:t>
      </w:r>
    </w:p>
  </w:comment>
  <w:comment w:author="Ekaterina Kostina" w:id="8" w:date="2026-03-26T10:52:00Z"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Нарушена связность текста. Информация повисает, не получает развития в ближайших абзацах, непонятно, к чему это. Далее развивается мысль первого предложения (о способах/типах), возникает ощущение перескока. Возможно, рассуждение о парафразах имеет смысл перенести в другое место (с примерами?) или вынести в комментарий</w:t>
      </w:r>
    </w:p>
  </w:comment>
  <w:comment w:author="Ekaterina Kostina" w:id="13" w:date="2026-03-26T11:02:45Z"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придающих?</w:t>
      </w:r>
    </w:p>
  </w:comment>
  <w:comment w:author="Ekaterina Kostina" w:id="82" w:date="2026-03-26T13:25:54Z"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ранее было не тире, а запятая,и необходима унификация</w:t>
      </w:r>
    </w:p>
  </w:comment>
  <w:comment w:author="Ekaterina Kostina" w:id="40" w:date="2026-03-26T12:46:41Z"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написать, как в других подразделах, "при анализе-парафразе... получает"</w:t>
      </w:r>
    </w:p>
  </w:comment>
  <w:comment w:author="Ekaterina Kostina" w:id="24" w:date="2026-03-26T11:28:08Z"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Трудная для понимания формулировка. Получается, что образование композитов объясняется соображениями эстетических переживаний?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или у Чехова объясняется?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бы предложила ссылку на Чехова поставить в конец  предложения</w:t>
      </w:r>
    </w:p>
  </w:comment>
  <w:comment w:author="Ekaterina Kostina" w:id="21" w:date="2026-03-26T11:21:14Z"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термин не поясняется и дан в кириллице</w:t>
      </w:r>
    </w:p>
  </w:comment>
  <w:comment w:author="Ekaterina Kostina" w:id="118" w:date="2026-03-26T14:25:03Z"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возникнуть вопрос: это термин или пример исключения? Пояснение отчасти дано ниже, но уже "поздновато", сомнения возникнут раньше</w:t>
      </w:r>
    </w:p>
  </w:comment>
  <w:comment w:author="Ekaterina Kostina" w:id="81" w:date="2026-03-26T13:25:14Z"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 выработать единую схему подачи цитат из Панини</w:t>
      </w:r>
    </w:p>
  </w:comment>
  <w:comment w:author="Ekaterina Kostina" w:id="116" w:date="2026-03-26T14:20:49Z"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точно альтернатива, а не способ указания на приблизительное количество?</w:t>
      </w:r>
    </w:p>
  </w:comment>
  <w:comment w:author="Ekaterina Kostina" w:id="115" w:date="2026-03-26T14:18:52Z"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это не yad? Нужно пояснение</w:t>
      </w:r>
    </w:p>
  </w:comment>
  <w:comment w:author="Ekaterina Kostina" w:id="105" w:date="2026-03-26T13:56:20Z"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целиком или т. е.?</w:t>
      </w:r>
    </w:p>
  </w:comment>
  <w:comment w:author="Ekaterina Kostina" w:id="10" w:date="2026-03-26T10:54:35Z"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Знак не отображается. Это стрелка?</w:t>
      </w:r>
    </w:p>
  </w:comment>
  <w:comment w:author="Ekaterina Kostina" w:id="103" w:date="2026-03-26T13:53:57Z"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термин введен давно, хорошо бы пояснить его в начале</w:t>
      </w:r>
    </w:p>
  </w:comment>
  <w:comment w:author="Ekaterina Kostina" w:id="56" w:date="2026-03-26T12:43:59Z"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после хималаи?</w:t>
      </w:r>
    </w:p>
  </w:comment>
  <w:comment w:author="Ekaterina Kostina" w:id="53" w:date="2026-03-26T12:41:10Z"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что-то с орфографией здесь и далее</w:t>
      </w:r>
    </w:p>
  </w:comment>
  <w:comment w:author="Ekaterina Kostina" w:id="138" w:date="2026-03-26T14:47:20Z"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оформление!!!</w:t>
      </w:r>
    </w:p>
  </w:comment>
  <w:comment w:author="Ekaterina Kostina" w:id="22" w:date="2026-03-26T11:20:49Z"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ранее термины вводились в рассуждении о типах парафраз, но здесь понятнее</w:t>
      </w:r>
    </w:p>
  </w:comment>
  <w:comment w:author="Ekaterina Kostina" w:id="55" w:date="2026-03-26T12:43:41Z"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выше, после девапуджи?</w:t>
      </w:r>
    </w:p>
  </w:comment>
  <w:comment w:author="Ekaterina Kostina" w:id="46" w:date="2026-03-26T12:16:11Z"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называемое</w:t>
      </w:r>
    </w:p>
  </w:comment>
  <w:comment w:author="Ekaterina Kostina" w:id="137" w:date="2026-03-26T14:46:19Z"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Сравнений очень не хватает в других частях</w:t>
      </w:r>
    </w:p>
  </w:comment>
  <w:comment w:author="Ekaterina Kostina" w:id="77" w:date="2026-03-26T13:21:27Z"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как-то выделить этот средний элемент в переводе?</w:t>
      </w:r>
    </w:p>
  </w:comment>
  <w:comment w:author="Ekaterina Kostina" w:id="100" w:date="2026-03-26T13:51:59Z"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</w:comment>
  <w:comment w:author="Ekaterina Kostina" w:id="49" w:date="2026-03-26T12:34:53Z"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конце такого раздела (.) или (;)?</w:t>
      </w:r>
    </w:p>
  </w:comment>
  <w:comment w:author="Ekaterina Kostina" w:id="7" w:date="2026-03-26T10:47:58Z"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требующих?</w:t>
      </w:r>
    </w:p>
  </w:comment>
  <w:comment w:author="Ekaterina Kostina" w:id="140" w:date="2026-03-26T14:48:02Z"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странно выглядит</w:t>
      </w:r>
    </w:p>
  </w:comment>
  <w:comment w:author="Ekaterina Kostina" w:id="19" w:date="2026-03-26T11:09:41Z"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единообразия нужны примеры</w:t>
      </w:r>
    </w:p>
  </w:comment>
  <w:comment w:author="Ekaterina Kostina" w:id="136" w:date="2026-03-26T14:45:44Z"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эти со звездочкой, а безмушие - без?</w:t>
      </w:r>
    </w:p>
  </w:comment>
  <w:comment w:author="Ekaterina Kostina" w:id="54" w:date="2026-03-26T12:33:21Z"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может, поменять их местами, чтобы была группировка по частям речи?</w:t>
      </w:r>
    </w:p>
  </w:comment>
  <w:comment w:author="Ekaterina Kostina" w:id="43" w:date="2026-03-26T12:10:50Z"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татпурушах этого типа нередко задействованы слова со значением той или иной части целого: половина,  передняя [часть]....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начать с половины, потому что в русском есть такое существительное, интуитивно понятнее</w:t>
      </w:r>
    </w:p>
  </w:comment>
  <w:comment w:author="Ekaterina Kostina" w:id="141" w:date="2026-03-26T14:50:04Z"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значения yathā лучше рядом разместить</w:t>
      </w:r>
    </w:p>
  </w:comment>
  <w:comment w:author="Ekaterina Kostina" w:id="51" w:date="2026-03-26T12:31:08Z"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Непонятно, нужно пояснение.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Что значит "слово, заканчивающееся на датив"? Как может слово заканчиваться на падеж?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Можно подумать, что ТОЛЬКО с этими словами, а уже первый пример не содержит слов из списка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Про artha очень нужно пояснение, иначе непонятно, откуда в виграхе берется idam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Мб примеры сгруппировать по "образующим"?</w:t>
      </w:r>
    </w:p>
  </w:comment>
  <w:comment w:author="Ekaterina Kostina" w:id="1" w:date="2026-03-26T11:55:02Z"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Поскольку текст явно писался нелинейно, нужно пройтись по всему тексту поиском по терминам в латинице и кириллице и проследить, чтобы термин пояснялся при первом (или первом существенном) упоминании, а не в середине, и чтобы не было избыточных пояснений</w:t>
      </w:r>
    </w:p>
  </w:comment>
  <w:comment w:author="Ekaterina Kostina" w:id="44" w:date="2026-03-26T12:03:54Z"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сразу понятно, что речь уже не о частях сложных слов</w:t>
      </w:r>
    </w:p>
  </w:comment>
  <w:comment w:author="Ekaterina Kostina" w:id="41" w:date="2026-03-26T12:04:15Z"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нужно пояснить?</w:t>
      </w:r>
    </w:p>
  </w:comment>
  <w:comment w:author="Ekaterina Kostina" w:id="104" w:date="2026-03-26T13:53:29Z"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унификация терминологии</w:t>
      </w:r>
    </w:p>
  </w:comment>
  <w:comment w:author="Mārcis Gasūns" w:id="142" w:date="2026-03-26T09:54:05Z"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yathāśakti (Gaut. ) und °śaktyā (Instr.) Adv. nach Vermögen, nach Kräften.</w:t>
      </w:r>
    </w:p>
  </w:comment>
  <w:comment w:author="Ekaterina Kostina" w:id="34" w:date="2026-03-26T11:59:04Z"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такой самасы</w:t>
      </w:r>
    </w:p>
  </w:comment>
  <w:comment w:author="Ekaterina Kostina" w:id="9" w:date="2026-03-26T10:58:11Z"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все примеры оформить единообразно: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корень со значением + суффикс kṛt (с пояснением при необходимости) -&gt; производное слово со значением (и пояснением при необходмости)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Иначе сложно воспринимать: у кого-то нет перевода, у одного корня есть еще 3sg, darśin и darśī даны оба без пояснения, dṛś-/°dṛk без пояснения.</w:t>
      </w:r>
    </w:p>
  </w:comment>
  <w:comment w:author="Ekaterina Kostina" w:id="42" w:date="2026-03-26T12:15:03Z"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немного режет глаз: если это не книга для преподавателя, звучит свысока</w:t>
      </w:r>
    </w:p>
  </w:comment>
  <w:comment w:author="Ekaterina Kostina" w:id="50" w:date="2026-03-26T12:24:34Z"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Для единообразия такая фраза либо должна быть в каждом подразделе (про акк и инструменталис тоже). Почему здесь "окончания", а в аблативе и генетиве - "окончание"?</w:t>
      </w:r>
    </w:p>
  </w:comment>
  <w:comment w:author="Ekaterina Kostina" w:id="48" w:date="2026-03-26T12:22:07Z"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запятую за скобки?</w:t>
      </w:r>
    </w:p>
  </w:comment>
  <w:comment w:author="Ekaterina Kostina" w:id="47" w:date="2026-03-26T12:19:41Z"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квадратных? иначе непонятно, там масса скобок</w:t>
      </w:r>
    </w:p>
  </w:comment>
  <w:comment w:author="Ekaterina Kostina" w:id="35" w:date="2026-03-26T11:57:14Z"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перенести попозже, перед перечнем? Чтобы была логика</w:t>
      </w:r>
    </w:p>
  </w:comment>
  <w:comment w:author="Ekaterina Kostina" w:id="133" w:date="2026-03-26T14:42:01Z"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 пунктов</w:t>
      </w:r>
    </w:p>
  </w:comment>
  <w:comment w:author="Ekaterina Kostina" w:id="93" w:date="2026-03-26T13:46:37Z"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</w:t>
      </w:r>
    </w:p>
  </w:comment>
  <w:comment w:author="Ekaterina Kostina" w:id="5" w:date="2026-03-26T08:26:55Z"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пособий</w:t>
      </w:r>
    </w:p>
  </w:comment>
  <w:comment w:author="Ekaterina Kostina" w:id="112" w:date="2026-03-26T14:15:04Z"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единообразие в оформлении примеров</w:t>
      </w:r>
    </w:p>
  </w:comment>
  <w:comment w:author="Ekaterina Kostina" w:id="108" w:date="2026-03-26T13:59:27Z"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</w:t>
      </w:r>
    </w:p>
  </w:comment>
  <w:comment w:author="Ekaterina Kostina" w:id="4" w:date="2026-03-26T08:26:08Z"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термины</w:t>
      </w:r>
    </w:p>
  </w:comment>
  <w:comment w:author="Ekaterina Kostina" w:id="76" w:date="2026-03-26T13:19:58Z"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дает этот пример?</w:t>
      </w:r>
    </w:p>
  </w:comment>
  <w:comment w:author="Ekaterina Kostina" w:id="45" w:date="2026-03-26T12:19:09Z"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ранее по тексту было p.p. (не p.p.p.) - нужна унификация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может, в этот раздел отнести приведенное ранее замечание о том, что (а) они без пассивного значения и (б) их трудно спутать с бахуврихи?</w:t>
      </w:r>
    </w:p>
  </w:comment>
  <w:comment w:author="Ekaterina Kostina" w:id="38" w:date="2026-03-26T11:58:26Z"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 возможности спутать говорилось в другом разделе, читатель мог об этом забыть.</w:t>
      </w:r>
    </w:p>
  </w:comment>
  <w:comment w:author="Ekaterina Kostina" w:id="74" w:date="2026-03-26T13:18:22Z"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не бахуврихи?</w:t>
      </w:r>
    </w:p>
  </w:comment>
  <w:comment w:author="Ekaterina Kostina" w:id="6" w:date="2026-03-26T08:27:54Z"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оговариваеся?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иначе звучит странно: позаимствованы, если не оговаривалось</w:t>
      </w:r>
    </w:p>
  </w:comment>
  <w:comment w:author="Ekaterina Kostina" w:id="73" w:date="2026-03-26T13:17:09Z"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с прописной?</w:t>
      </w:r>
    </w:p>
  </w:comment>
  <w:comment w:author="Ekaterina Kostina" w:id="134" w:date="2026-03-26T14:44:39Z"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надо указать на особенности рода правой части?</w:t>
      </w:r>
    </w:p>
  </w:comment>
  <w:comment w:author="Ekaterina Kostina" w:id="102" w:date="2026-03-26T13:52:38Z"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Ekaterina Kostina" w:id="75" w:date="2026-03-26T13:18:40Z"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</w:t>
      </w:r>
    </w:p>
  </w:comment>
  <w:comment w:author="Ekaterina Kostina" w:id="114" w:date="2026-03-26T14:16:07Z"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могут</w:t>
      </w:r>
    </w:p>
  </w:comment>
  <w:comment w:author="Ekaterina Kostina" w:id="101" w:date="2026-03-26T13:52:29Z"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Что зам нумерация?</w:t>
      </w:r>
    </w:p>
  </w:comment>
  <w:comment w:author="Ekaterina Kostina" w:id="39" w:date="2026-03-26T12:01:50Z"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Нарушена связность. "Название приведено согласно трактату... При этом правая часть... "</w:t>
      </w:r>
    </w:p>
  </w:comment>
  <w:comment w:author="Ekaterina Kostina" w:id="69" w:date="2026-03-26T13:12:08Z"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Зачем это? Вроде же ранее вводился термин "уттарапада" (с. 6)?</w:t>
      </w:r>
    </w:p>
  </w:comment>
  <w:comment w:author="Ekaterina Kostina" w:id="128" w:date="2026-03-26T14:40:46Z"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раздел замечательный, но инородный, резкий контраст с исключительной лаконичностью всего остального</w:t>
      </w:r>
    </w:p>
  </w:comment>
  <w:comment w:author="Ekaterina Kostina" w:id="131" w:date="2026-03-26T14:39:13Z"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</w:t>
      </w:r>
    </w:p>
  </w:comment>
  <w:comment w:author="Ekaterina Kostina" w:id="135" w:date="2026-03-26T14:43:54Z"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оформление: "падежное окончание" выглядит как часть списка</w:t>
      </w:r>
    </w:p>
  </w:comment>
  <w:comment w:author="Ekaterina Kostina" w:id="36" w:date="2026-03-26T11:55:45Z"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часть (мягкий знак, не твердый)</w:t>
      </w:r>
    </w:p>
  </w:comment>
  <w:comment w:author="Ekaterina Kostina" w:id="130" w:date="2026-03-26T14:38:59Z"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издание будет цветным?</w:t>
      </w:r>
    </w:p>
  </w:comment>
  <w:comment w:author="Ekaterina Kostina" w:id="68" w:date="2026-03-26T13:09:35Z"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Нужна еще одна )</w:t>
      </w:r>
    </w:p>
  </w:comment>
  <w:comment w:author="Ekaterina Kostina" w:id="37" w:date="2026-03-26T11:56:11Z"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Такие</w:t>
      </w:r>
    </w:p>
  </w:comment>
  <w:comment w:author="Ekaterina Kostina" w:id="71" w:date="2026-03-26T13:14:03Z"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 вызывать вопросы (из-за соотношения ума и интуиции в разных культурах)</w:t>
      </w:r>
    </w:p>
  </w:comment>
  <w:comment w:author="Ekaterina Kostina" w:id="28" w:date="2026-03-26T11:41:58Z"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Предлагаю перенести ниже, после перечня типов сложных слов, потому что из сказанного ранее (две части) содержание абзаца (необходимость определить тип) не следует (при том, что  абзац открывает "итак")</w:t>
      </w:r>
    </w:p>
  </w:comment>
  <w:comment w:author="Ekaterina Kostina" w:id="32" w:date="2026-03-26T11:47:04Z"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почему в первой строке нет этого пояснения при том, что структура обоих высказываний идентична?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мб добавить "и" синтаксически доминирующей, чтобы читатели не решили, что семантика = синтаксис (исходя из формулировки "основной по значению (синтаксически доминирующий)")</w:t>
      </w:r>
    </w:p>
  </w:comment>
  <w:comment w:author="Ekaterina Kostina" w:id="132" w:date="2026-03-26T14:41:26Z"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какое-то определение и пояснение термина</w:t>
      </w:r>
    </w:p>
  </w:comment>
  <w:comment w:author="Ekaterina Kostina" w:id="98" w:date="2026-03-26T13:50:40Z"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</w:t>
      </w:r>
    </w:p>
  </w:comment>
  <w:comment w:author="Ekaterina Kostina" w:id="97" w:date="2026-03-26T13:49:54Z"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объясняет, что значит "значение таддхиты"</w:t>
      </w:r>
    </w:p>
  </w:comment>
  <w:comment w:author="Ekaterina Kostina" w:id="113" w:date="2026-03-26T14:15:39Z"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 сносок: звездочки (ранее)/цифры (здесь)- нужна система и/или унификация</w:t>
      </w:r>
    </w:p>
  </w:comment>
  <w:comment w:author="Ekaterina Kostina" w:id="87" w:date="2026-03-26T13:42:07Z"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Раздел существенно выбивается стилистически. Причины понятны, но это очень заметно, создается ощущение неоднородности</w:t>
      </w:r>
    </w:p>
  </w:comment>
  <w:comment w:author="Ekaterina Kostina" w:id="127" w:date="2026-03-26T14:37:50Z"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Очень много знаков препинания, трудно для восприятия, нужно ли отвлекаться на объяснение двух аккуативов (если да, то мб в примечании?)</w:t>
      </w:r>
    </w:p>
  </w:comment>
  <w:comment w:author="Ekaterina Kostina" w:id="122" w:date="2026-03-26T14:31:22Z"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1079144205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К слову, в хинди есть прекрасное किंकर्तव्यविमूढ़ - вполне употребляется</w:t>
          </w:r>
        </w:sdtContent>
      </w:sdt>
    </w:p>
  </w:comment>
  <w:comment w:author="Ekaterina Kostina" w:id="79" w:date="2026-03-26T13:23:37Z"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было выше перечислено</w:t>
      </w:r>
    </w:p>
  </w:comment>
  <w:comment w:author="Ekaterina Kostina" w:id="91" w:date="2026-03-26T13:42:24Z"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Левая</w:t>
      </w:r>
    </w:p>
  </w:comment>
  <w:comment w:author="Ekaterina Kostina" w:id="125" w:date="2026-03-26T14:35:37Z"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значение</w:t>
      </w:r>
    </w:p>
  </w:comment>
  <w:comment w:author="Ekaterina Kostina" w:id="96" w:date="2026-03-26T13:47:57Z"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</w:t>
      </w:r>
    </w:p>
  </w:comment>
  <w:comment w:author="Ekaterina Kostina" w:id="72" w:date="2026-03-26T13:16:11Z"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ранее везде сначала дается пояснение, потом результат субстантивации/онимизации</w:t>
      </w:r>
    </w:p>
  </w:comment>
  <w:comment w:author="Ekaterina Kostina" w:id="63" w:date="2026-03-26T12:56:56Z"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раскрыть? "входящий в состав композита"? В этом абзаце еще не было про префиксы, поэтому можно запутаться</w:t>
      </w:r>
    </w:p>
  </w:comment>
  <w:comment w:author="Ekaterina Kostina" w:id="65" w:date="2026-03-26T13:05:08Z"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это куда-то в начало? Непонятно, относится ли это только к гати- или ко всем самасам?</w:t>
      </w:r>
    </w:p>
  </w:comment>
  <w:comment w:author="Ekaterina Kostina" w:id="3" w:date="2026-03-26T08:19:05Z"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Несколько запутанная структура предложения: предполагает как точное понимание, так и его структуры, но также и умение.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Возможные арианты: 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предполагает не только точное понимание  .... и ...., но также и умение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предполагает точное понимание как типа, так и структуры, а также умение...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предполагает как..., так и..., а также (опирается на) умение...</w:t>
      </w:r>
    </w:p>
  </w:comment>
  <w:comment w:author="Ekaterina Kostina" w:id="126" w:date="2026-03-26T14:35:57Z"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</w:comment>
  <w:comment w:author="Ekaterina Kostina" w:id="33" w:date="2026-03-26T11:49:02Z"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ли это здесь с учетом того, что уже несколько раз термин был введен?</w:t>
      </w:r>
    </w:p>
  </w:comment>
  <w:comment w:author="Ekaterina Kostina" w:id="78" w:date="2026-03-26T13:23:17Z"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явно фрагмент не на месте</w:t>
      </w:r>
    </w:p>
  </w:comment>
  <w:comment w:author="Ekaterina Kostina" w:id="89" w:date="2026-03-26T13:38:20Z"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пробел</w:t>
      </w:r>
    </w:p>
  </w:comment>
  <w:comment w:author="Ekaterina Kostina" w:id="90" w:date="2026-03-26T14:32:55Z"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где-то дать пояснение к таким словам? (с kiṃ в значении "что за" = нехороший)  они регулярно вызывают вопросы у учеников</w:t>
      </w:r>
    </w:p>
  </w:comment>
  <w:comment w:author="Ekaterina Kostina" w:id="27" w:date="2026-03-26T11:39:47Z"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более понятное пояснение про элементы будет ниже. Может, расположить рассуждения об одном и том же ближе друг к другу?</w:t>
      </w:r>
    </w:p>
  </w:comment>
  <w:comment w:author="Ekaterina Kostina" w:id="67" w:date="2026-03-26T13:08:18Z"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не "т.е.", а "или"? здесь же нет тождества</w:t>
      </w:r>
    </w:p>
  </w:comment>
  <w:comment w:author="Ekaterina Kostina" w:id="80" w:date="2026-03-26T13:24:28Z"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этом далее сразу ссылка на Панини</w:t>
      </w:r>
    </w:p>
  </w:comment>
  <w:comment w:author="Ekaterina Kostina" w:id="99" w:date="2026-03-26T13:50:54Z"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</w:t>
      </w:r>
    </w:p>
  </w:comment>
  <w:comment w:author="Ekaterina Kostina" w:id="2" w:date="2026-03-26T08:25:07Z"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запятые?</w:t>
      </w:r>
    </w:p>
  </w:comment>
  <w:comment w:author="Ekaterina Kostina" w:id="92" w:date="2026-03-26T13:44:25Z"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пробел лишний</w:t>
      </w:r>
    </w:p>
  </w:comment>
  <w:comment w:author="Ekaterina Kostina" w:id="70" w:date="2026-03-26T13:12:41Z"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пунктуация</w:t>
      </w:r>
    </w:p>
  </w:comment>
  <w:comment w:author="Ekaterina Kostina" w:id="31" w:date="2026-03-26T11:43:45Z"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есть ударение, ранее - нет</w:t>
      </w:r>
    </w:p>
  </w:comment>
  <w:comment w:author="Ekaterina Kostina" w:id="129" w:date="2026-03-26T14:38:35Z"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зачем эта информация в основном тексте?</w:t>
      </w:r>
    </w:p>
  </w:comment>
  <w:comment w:author="Ekaterina Kostina" w:id="88" w:date="2026-03-26T13:37:36Z"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пунктуация</w:t>
      </w:r>
    </w:p>
  </w:comment>
  <w:comment w:author="Ekaterina Kostina" w:id="107" w:date="2026-03-26T13:58:02Z"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структуре формулировка отличается от других, это бросается в глаза и может стать поводом для сомнений у читающего. Мб, как с Питамбарой? Там понятнее</w:t>
      </w:r>
    </w:p>
  </w:comment>
  <w:comment w:author="Ekaterina Kostina" w:id="30" w:date="2026-03-26T11:44:08Z"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Заголовок?</w:t>
      </w:r>
    </w:p>
  </w:comment>
  <w:comment w:author="Ekaterina Kostina" w:id="121" w:date="2026-03-26T14:28:57Z"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Отступ? Прописная Н?</w:t>
      </w:r>
    </w:p>
  </w:comment>
  <w:comment w:author="Ekaterina Kostina" w:id="119" w:date="2026-03-26T14:23:47Z"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термин уже вводился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это пояснение в основном тексте скорее запутает читателя и отвлечет от основной темы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мб дать однократно и в примечании?</w:t>
      </w:r>
    </w:p>
  </w:comment>
  <w:comment w:author="Ekaterina Kostina" w:id="26" w:date="2026-03-26T11:32:39Z"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термин уже неоднократно использован, лучше бы пояснение это при первом упоминании сделать</w:t>
      </w:r>
    </w:p>
  </w:comment>
  <w:comment w:author="Ekaterina Kostina" w:id="84" w:date="2026-03-26T13:29:09Z"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разновидность? как соотносится эта категория с предыдущей? из структуры текста не до конца понятно</w:t>
      </w:r>
    </w:p>
  </w:comment>
  <w:comment w:author="Ekaterina Kostina" w:id="85" w:date="2026-03-26T13:31:31Z"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будет ли это понятно читателю?</w:t>
      </w:r>
    </w:p>
  </w:comment>
  <w:comment w:author="Ekaterina Kostina" w:id="59" w:date="2026-03-26T12:50:08Z"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откуда вдруг англ. термин?</w:t>
      </w:r>
    </w:p>
  </w:comment>
  <w:comment w:author="Ekaterina Kostina" w:id="29" w:date="2026-03-26T11:43:30Z"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Опять возвращаемся к рассуждениям про части (см. выше). Поскольку тема важная, мб сделать мини-раздел про понятие части в сложном слове (с понятным заголовком) и какими-то примерами?</w:t>
      </w:r>
    </w:p>
  </w:comment>
  <w:comment w:author="Ekaterina Kostina" w:id="120" w:date="2026-03-26T14:24:00Z"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этих</w:t>
      </w:r>
    </w:p>
  </w:comment>
  <w:comment w:author="Ekaterina Kostina" w:id="94" w:date="2026-03-26T13:47:05Z"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</w:t>
      </w:r>
    </w:p>
  </w:comment>
  <w:comment w:author="Ekaterina Kostina" w:id="64" w:date="2026-03-26T13:03:21Z"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Оформление, ср. выше</w:t>
      </w:r>
    </w:p>
  </w:comment>
  <w:comment w:author="Ekaterina Kostina" w:id="0" w:date="2026-03-26T14:10:49Z"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Необходимо, чтобы у текста появилась единообразная структура (как технически, так и по формулировкам): оформление заголовков, цитат, использование выделения, отступов, специфической пунктуации, построение списков; единообразие в подаче материала.</w:t>
      </w:r>
    </w:p>
  </w:comment>
  <w:comment w:author="Ekaterina Kostina" w:id="95" w:date="2026-03-26T13:47:37Z"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Нужно ли это?</w:t>
      </w:r>
    </w:p>
  </w:comment>
  <w:comment w:author="Ekaterina Kostina" w:id="66" w:date="2026-03-26T13:04:14Z"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точно гати, а не пради?</w:t>
      </w:r>
    </w:p>
  </w:comment>
  <w:comment w:author="Ekaterina Kostina" w:id="62" w:date="2026-03-26T13:01:54Z"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может, сделать 1 пример с выделением основы, чтобы было понятнее?</w:t>
      </w:r>
    </w:p>
  </w:comment>
  <w:comment w:author="Ekaterina Kostina" w:id="61" w:date="2026-03-26T12:54:56Z"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оформление: ранее не было подчеркивания</w:t>
      </w:r>
    </w:p>
  </w:comment>
  <w:comment w:author="Ekaterina Kostina" w:id="106" w:date="2026-03-26T13:55:21Z"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надо ли это?</w:t>
      </w:r>
    </w:p>
  </w:comment>
  <w:comment w:author="Ekaterina Kostina" w:id="20" w:date="2026-03-26T11:15:36Z"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Я понимаю суть, но для начинающего (даже после вводного курса) объяснение скуповато. 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Оффтоп: в португальском тоже pais, на выпускном экзамене по английскому в школе один португалец сказал my fathers, это было очень трогательно.</w:t>
      </w:r>
    </w:p>
  </w:comment>
  <w:comment w:author="Ekaterina Kostina" w:id="117" w:date="2026-03-26T14:22:08Z"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формулировка: "...  схватка со значением взаимности" звучит странно</w:t>
      </w:r>
    </w:p>
  </w:comment>
  <w:comment w:author="Ekaterina Kostina" w:id="109" w:date="2026-03-26T14:04:33Z"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нет санскритского термина (как ниже для генетива)?</w:t>
      </w:r>
    </w:p>
  </w:comment>
  <w:comment w:author="Ekaterina Kostina" w:id="124" w:date="2026-03-26T14:34:19Z"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почему список?</w:t>
      </w:r>
    </w:p>
  </w:comment>
  <w:comment w:author="Ekaterina Kostina" w:id="25" w:date="2026-03-26T11:31:51Z"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пунктуация в заголовках</w:t>
      </w:r>
    </w:p>
  </w:comment>
  <w:comment w:author="Ekaterina Kostina" w:id="18" w:date="2026-03-26T11:08:26Z"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здесь слованая форма и номинатив даны через слэш, выше - через запятую</w:t>
      </w:r>
    </w:p>
  </w:comment>
  <w:comment w:author="Ekaterina Kostina" w:id="57" w:date="2026-03-26T12:49:08Z"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поменять местами с премадхурта?</w:t>
      </w:r>
    </w:p>
  </w:comment>
  <w:comment w:author="Ekaterina Kostina" w:id="60" w:date="2026-03-26T12:52:06Z"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мб перечислить элементы, которые дают значение отрицания? Как ниже с "пради"</w:t>
      </w:r>
    </w:p>
  </w:comment>
  <w:comment w:author="Ekaterina Kostina" w:id="123" w:date="2026-03-26T14:33:59Z"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зачем это? возникает ощущение, что сейчас этот способ будет развенчан</w:t>
      </w:r>
    </w:p>
  </w:comment>
  <w:comment w:author="Ekaterina Kostina" w:id="86" w:date="2026-03-26T13:30:14Z"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абзац?</w:t>
      </w:r>
    </w:p>
  </w:comment>
  <w:comment w:author="Ekaterina Kostina" w:id="23" w:date="2026-03-26T11:31:29Z"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Интересный фрагмент, но это, скорее, заметки на полях. Нужно какое-то пояснение, иначе некоторые сделают вывод, что композиты в санскрите нужны для выражения религиозного опыта: в заголовке есть слово "интуиция", значит, русская литература предугадала назначение сложных слов?</w:t>
      </w:r>
    </w:p>
  </w:comment>
  <w:comment w:author="Ekaterina Kostina" w:id="14" w:date="2026-03-26T11:07:08Z"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мы говорим про суффиксы, надо, чтобы в примере (особенно, в первом) был очевиден суффикс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 вриддхи оговорено, но лучше такой пример дать ниже, сначала привести более прозрачные</w:t>
      </w:r>
    </w:p>
  </w:comment>
  <w:comment w:author="Ekaterina Kostina" w:id="17" w:date="2026-03-26T11:07:28Z"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запятая функциональна?</w:t>
      </w:r>
    </w:p>
  </w:comment>
  <w:comment w:author="Ekaterina Kostina" w:id="83" w:date="2026-03-26T13:27:13Z"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встречаются-то они часто, способ мб не очень продуктивный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F7" w15:done="0"/>
  <w15:commentEx w15:paraId="000002F8" w15:done="0"/>
  <w15:commentEx w15:paraId="000002F9" w15:done="0"/>
  <w15:commentEx w15:paraId="000002FA" w15:done="0"/>
  <w15:commentEx w15:paraId="000002FB" w15:done="0"/>
  <w15:commentEx w15:paraId="000002FC" w15:done="0"/>
  <w15:commentEx w15:paraId="000002FD" w15:done="0"/>
  <w15:commentEx w15:paraId="000002FE" w15:done="0"/>
  <w15:commentEx w15:paraId="000002FF" w15:done="0"/>
  <w15:commentEx w15:paraId="00000300" w15:done="0"/>
  <w15:commentEx w15:paraId="00000301" w15:done="0"/>
  <w15:commentEx w15:paraId="00000302" w15:done="0"/>
  <w15:commentEx w15:paraId="00000303" w15:done="0"/>
  <w15:commentEx w15:paraId="00000304" w15:done="0"/>
  <w15:commentEx w15:paraId="00000305" w15:done="0"/>
  <w15:commentEx w15:paraId="00000308" w15:done="0"/>
  <w15:commentEx w15:paraId="00000309" w15:done="0"/>
  <w15:commentEx w15:paraId="0000030A" w15:done="0"/>
  <w15:commentEx w15:paraId="0000030B" w15:done="0"/>
  <w15:commentEx w15:paraId="0000030C" w15:done="0"/>
  <w15:commentEx w15:paraId="0000030D" w15:done="0"/>
  <w15:commentEx w15:paraId="0000030E" w15:done="0"/>
  <w15:commentEx w15:paraId="0000030F" w15:done="0"/>
  <w15:commentEx w15:paraId="00000310" w15:done="0"/>
  <w15:commentEx w15:paraId="00000311" w15:done="0"/>
  <w15:commentEx w15:paraId="00000312" w15:done="0"/>
  <w15:commentEx w15:paraId="00000313" w15:done="0"/>
  <w15:commentEx w15:paraId="00000314" w15:done="0"/>
  <w15:commentEx w15:paraId="00000315" w15:done="0"/>
  <w15:commentEx w15:paraId="00000316" w15:done="0"/>
  <w15:commentEx w15:paraId="00000317" w15:done="0"/>
  <w15:commentEx w15:paraId="00000318" w15:done="0"/>
  <w15:commentEx w15:paraId="00000319" w15:done="0"/>
  <w15:commentEx w15:paraId="0000031A" w15:done="0"/>
  <w15:commentEx w15:paraId="0000031B" w15:done="0"/>
  <w15:commentEx w15:paraId="0000031C" w15:done="0"/>
  <w15:commentEx w15:paraId="0000031D" w15:done="0"/>
  <w15:commentEx w15:paraId="0000031E" w15:done="0"/>
  <w15:commentEx w15:paraId="0000031F" w15:done="0"/>
  <w15:commentEx w15:paraId="00000321" w15:done="0"/>
  <w15:commentEx w15:paraId="00000322" w15:done="0"/>
  <w15:commentEx w15:paraId="00000327" w15:done="0"/>
  <w15:commentEx w15:paraId="00000328" w15:done="0"/>
  <w15:commentEx w15:paraId="00000329" w15:done="0"/>
  <w15:commentEx w15:paraId="0000032A" w15:done="0"/>
  <w15:commentEx w15:paraId="0000032B" w15:done="0"/>
  <w15:commentEx w15:paraId="0000032C" w15:done="0"/>
  <w15:commentEx w15:paraId="0000032D" w15:done="0"/>
  <w15:commentEx w15:paraId="00000330" w15:done="0"/>
  <w15:commentEx w15:paraId="00000331" w15:done="0"/>
  <w15:commentEx w15:paraId="00000332" w15:done="0"/>
  <w15:commentEx w15:paraId="00000333" w15:done="0"/>
  <w15:commentEx w15:paraId="00000334" w15:done="0"/>
  <w15:commentEx w15:paraId="00000335" w15:done="0"/>
  <w15:commentEx w15:paraId="00000336" w15:done="0"/>
  <w15:commentEx w15:paraId="00000337" w15:done="0"/>
  <w15:commentEx w15:paraId="00000338" w15:done="0"/>
  <w15:commentEx w15:paraId="00000339" w15:done="0"/>
  <w15:commentEx w15:paraId="0000033A" w15:done="0"/>
  <w15:commentEx w15:paraId="0000033B" w15:done="0"/>
  <w15:commentEx w15:paraId="0000033C" w15:done="0"/>
  <w15:commentEx w15:paraId="0000033E" w15:done="0"/>
  <w15:commentEx w15:paraId="0000033F" w15:done="0"/>
  <w15:commentEx w15:paraId="00000340" w15:done="0"/>
  <w15:commentEx w15:paraId="00000342" w15:done="0"/>
  <w15:commentEx w15:paraId="00000343" w15:done="0"/>
  <w15:commentEx w15:paraId="00000344" w15:done="0"/>
  <w15:commentEx w15:paraId="00000345" w15:done="0"/>
  <w15:commentEx w15:paraId="00000346" w15:done="0"/>
  <w15:commentEx w15:paraId="00000347" w15:done="0"/>
  <w15:commentEx w15:paraId="00000348" w15:done="0"/>
  <w15:commentEx w15:paraId="00000349" w15:done="0"/>
  <w15:commentEx w15:paraId="0000034A" w15:done="0"/>
  <w15:commentEx w15:paraId="0000034B" w15:done="0"/>
  <w15:commentEx w15:paraId="0000034C" w15:done="0"/>
  <w15:commentEx w15:paraId="0000034D" w15:done="0"/>
  <w15:commentEx w15:paraId="0000034E" w15:done="0"/>
  <w15:commentEx w15:paraId="0000034F" w15:done="0"/>
  <w15:commentEx w15:paraId="00000350" w15:done="0"/>
  <w15:commentEx w15:paraId="00000351" w15:done="0"/>
  <w15:commentEx w15:paraId="00000352" w15:done="0"/>
  <w15:commentEx w15:paraId="00000353" w15:done="0"/>
  <w15:commentEx w15:paraId="00000355" w15:done="0"/>
  <w15:commentEx w15:paraId="00000356" w15:done="0"/>
  <w15:commentEx w15:paraId="00000357" w15:done="0"/>
  <w15:commentEx w15:paraId="00000358" w15:done="0"/>
  <w15:commentEx w15:paraId="00000359" w15:done="0"/>
  <w15:commentEx w15:paraId="0000035A" w15:done="0"/>
  <w15:commentEx w15:paraId="0000035B" w15:done="0"/>
  <w15:commentEx w15:paraId="0000035C" w15:done="0"/>
  <w15:commentEx w15:paraId="0000035D" w15:done="0"/>
  <w15:commentEx w15:paraId="0000035E" w15:done="0"/>
  <w15:commentEx w15:paraId="0000035F" w15:done="0"/>
  <w15:commentEx w15:paraId="00000360" w15:done="0"/>
  <w15:commentEx w15:paraId="00000361" w15:done="0"/>
  <w15:commentEx w15:paraId="00000362" w15:done="0"/>
  <w15:commentEx w15:paraId="00000363" w15:done="0"/>
  <w15:commentEx w15:paraId="00000369" w15:done="0"/>
  <w15:commentEx w15:paraId="0000036A" w15:done="0"/>
  <w15:commentEx w15:paraId="0000036B" w15:done="0"/>
  <w15:commentEx w15:paraId="0000036C" w15:done="0"/>
  <w15:commentEx w15:paraId="0000036D" w15:done="0"/>
  <w15:commentEx w15:paraId="0000036E" w15:done="0"/>
  <w15:commentEx w15:paraId="0000036F" w15:done="0"/>
  <w15:commentEx w15:paraId="00000370" w15:done="0"/>
  <w15:commentEx w15:paraId="00000371" w15:done="0"/>
  <w15:commentEx w15:paraId="00000372" w15:done="0"/>
  <w15:commentEx w15:paraId="00000373" w15:done="0"/>
  <w15:commentEx w15:paraId="00000374" w15:done="0"/>
  <w15:commentEx w15:paraId="00000375" w15:done="0"/>
  <w15:commentEx w15:paraId="00000376" w15:done="0"/>
  <w15:commentEx w15:paraId="00000377" w15:done="0"/>
  <w15:commentEx w15:paraId="00000378" w15:done="0"/>
  <w15:commentEx w15:paraId="00000379" w15:done="0"/>
  <w15:commentEx w15:paraId="0000037A" w15:done="0"/>
  <w15:commentEx w15:paraId="0000037B" w15:done="0"/>
  <w15:commentEx w15:paraId="0000037E" w15:done="0"/>
  <w15:commentEx w15:paraId="0000037F" w15:done="0"/>
  <w15:commentEx w15:paraId="00000380" w15:done="0"/>
  <w15:commentEx w15:paraId="00000381" w15:done="0"/>
  <w15:commentEx w15:paraId="00000382" w15:done="0"/>
  <w15:commentEx w15:paraId="00000383" w15:done="0"/>
  <w15:commentEx w15:paraId="00000384" w15:done="0"/>
  <w15:commentEx w15:paraId="00000385" w15:done="0"/>
  <w15:commentEx w15:paraId="00000386" w15:done="0"/>
  <w15:commentEx w15:paraId="00000387" w15:done="0"/>
  <w15:commentEx w15:paraId="00000388" w15:done="0"/>
  <w15:commentEx w15:paraId="00000389" w15:done="0"/>
  <w15:commentEx w15:paraId="0000038A" w15:done="0"/>
  <w15:commentEx w15:paraId="0000038B" w15:done="0"/>
  <w15:commentEx w15:paraId="0000038C" w15:done="0"/>
  <w15:commentEx w15:paraId="0000038E" w15:done="0"/>
  <w15:commentEx w15:paraId="0000038F" w15:done="0"/>
  <w15:commentEx w15:paraId="00000390" w15:done="0"/>
  <w15:commentEx w15:paraId="00000391" w15:done="0"/>
  <w15:commentEx w15:paraId="00000392" w15:done="0"/>
  <w15:commentEx w15:paraId="00000393" w15:done="0"/>
  <w15:commentEx w15:paraId="00000394" w15:done="0"/>
  <w15:commentEx w15:paraId="00000395" w15:done="0"/>
  <w15:commentEx w15:paraId="00000396" w15:done="0"/>
  <w15:commentEx w15:paraId="00000397" w15:done="0"/>
  <w15:commentEx w15:paraId="00000398" w15:done="0"/>
  <w15:commentEx w15:paraId="0000039A" w15:done="0"/>
  <w15:commentEx w15:paraId="0000039B" w15:done="0"/>
  <w15:commentEx w15:paraId="0000039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mbria"/>
  <w:font w:name="Arial"/>
  <w:font w:name="Arial Unicode MS"/>
  <w:font w:name="Courier New"/>
  <w:font w:name="Gandhari Unicod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именно частей, a не отдельных элементов (разницу см. выше).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>
      <w:start w:val="3"/>
      <w:numFmt w:val="decimal"/>
      <w:lvlText w:val="%1.%2."/>
      <w:lvlJc w:val="left"/>
      <w:pPr>
        <w:ind w:left="850" w:hanging="49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720" w:hanging="36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080" w:hanging="72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9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5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  <w:i w:val="1"/>
        <w:i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Times New Roman" w:cs="Times New Roman" w:eastAsia="Times New Roman" w:hAnsi="Times New Roman"/>
        <w:i w:val="0"/>
        <w:iCs w:val="0"/>
        <w:color w:val="000000"/>
        <w:sz w:val="28"/>
        <w:szCs w:val="28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i w:val="1"/>
        <w:i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2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13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3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2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200" w:hanging="480"/>
      </w:pPr>
      <w:rPr/>
    </w:lvl>
    <w:lvl w:ilvl="2">
      <w:start w:val="1"/>
      <w:numFmt w:val="decimal"/>
      <w:lvlText w:val="%1.%2.%3."/>
      <w:lvlJc w:val="left"/>
      <w:pPr>
        <w:ind w:left="1800" w:hanging="720"/>
      </w:pPr>
      <w:rPr/>
    </w:lvl>
    <w:lvl w:ilvl="3">
      <w:start w:val="1"/>
      <w:numFmt w:val="decimal"/>
      <w:lvlText w:val="%1.%2.%3.%4."/>
      <w:lvlJc w:val="left"/>
      <w:pPr>
        <w:ind w:left="2160" w:hanging="720"/>
      </w:pPr>
      <w:rPr/>
    </w:lvl>
    <w:lvl w:ilvl="4">
      <w:start w:val="1"/>
      <w:numFmt w:val="decimal"/>
      <w:lvlText w:val="%1.%2.%3.%4.%5."/>
      <w:lvlJc w:val="left"/>
      <w:pPr>
        <w:ind w:left="288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080"/>
      </w:pPr>
      <w:rPr/>
    </w:lvl>
    <w:lvl w:ilvl="6">
      <w:start w:val="1"/>
      <w:numFmt w:val="decimal"/>
      <w:lvlText w:val="%1.%2.%3.%4.%5.%6.%7."/>
      <w:lvlJc w:val="left"/>
      <w:pPr>
        <w:ind w:left="396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440"/>
      </w:pPr>
      <w:rPr/>
    </w:lvl>
    <w:lvl w:ilvl="8">
      <w:start w:val="1"/>
      <w:numFmt w:val="decimal"/>
      <w:lvlText w:val="%1.%2.%3.%4.%5.%6.%7.%8.%9."/>
      <w:lvlJc w:val="left"/>
      <w:pPr>
        <w:ind w:left="5040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de"/>
      </w:rPr>
    </w:rPrDefault>
    <w:pPrDefault>
      <w:pPr>
        <w:spacing w:after="16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B51DFF"/>
    <w:pPr>
      <w:ind w:left="720"/>
      <w:contextualSpacing w:val="1"/>
    </w:pPr>
  </w:style>
  <w:style w:type="paragraph" w:styleId="a4">
    <w:name w:val="No Spacing"/>
    <w:uiPriority w:val="1"/>
    <w:qFormat w:val="1"/>
    <w:rsid w:val="00122349"/>
    <w:pPr>
      <w:suppressAutoHyphens w:val="1"/>
      <w:spacing w:after="0" w:line="240" w:lineRule="auto"/>
    </w:pPr>
    <w:rPr>
      <w:rFonts w:ascii="Times New Roman" w:hAnsi="Times New Roman"/>
      <w:sz w:val="24"/>
    </w:rPr>
  </w:style>
  <w:style w:type="paragraph" w:styleId="a5">
    <w:name w:val="header"/>
    <w:basedOn w:val="a"/>
    <w:link w:val="a6"/>
    <w:uiPriority w:val="99"/>
    <w:unhideWhenUsed w:val="1"/>
    <w:rsid w:val="002D19EC"/>
    <w:pPr>
      <w:tabs>
        <w:tab w:val="center" w:pos="4536"/>
        <w:tab w:val="right" w:pos="9072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2D19EC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 w:val="1"/>
    <w:rsid w:val="002D19EC"/>
    <w:pPr>
      <w:tabs>
        <w:tab w:val="center" w:pos="4536"/>
        <w:tab w:val="right" w:pos="9072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2D19EC"/>
    <w:rPr>
      <w:rFonts w:ascii="Times New Roman" w:hAnsi="Times New Roman"/>
      <w:sz w:val="24"/>
    </w:rPr>
  </w:style>
  <w:style w:type="character" w:styleId="10" w:customStyle="1">
    <w:name w:val="Заголовок 1 Знак"/>
    <w:basedOn w:val="a0"/>
    <w:link w:val="1"/>
    <w:uiPriority w:val="9"/>
    <w:rsid w:val="00BB703F"/>
    <w:rPr>
      <w:rFonts w:ascii="Times New Roman" w:hAnsi="Times New Roman" w:cstheme="majorBidi" w:eastAsiaTheme="majorEastAsia"/>
      <w:sz w:val="32"/>
      <w:szCs w:val="32"/>
    </w:rPr>
  </w:style>
  <w:style w:type="character" w:styleId="a9">
    <w:name w:val="Hyperlink"/>
    <w:basedOn w:val="a0"/>
    <w:uiPriority w:val="99"/>
    <w:unhideWhenUsed w:val="1"/>
    <w:rsid w:val="00694E4E"/>
    <w:rPr>
      <w:color w:val="0563c1" w:themeColor="hyperlink"/>
      <w:u w:val="single"/>
    </w:rPr>
  </w:style>
  <w:style w:type="character" w:styleId="UnresolvedMention" w:customStyle="1">
    <w:name w:val="Unresolved Mention"/>
    <w:basedOn w:val="a0"/>
    <w:uiPriority w:val="99"/>
    <w:semiHidden w:val="1"/>
    <w:unhideWhenUsed w:val="1"/>
    <w:rsid w:val="00694E4E"/>
    <w:rPr>
      <w:color w:val="605e5c"/>
      <w:shd w:color="auto" w:fill="e1dfdd" w:val="clear"/>
    </w:rPr>
  </w:style>
  <w:style w:type="character" w:styleId="20" w:customStyle="1">
    <w:name w:val="Заголовок 2 Знак"/>
    <w:basedOn w:val="a0"/>
    <w:link w:val="2"/>
    <w:uiPriority w:val="9"/>
    <w:rsid w:val="003062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30" w:customStyle="1">
    <w:name w:val="Заголовок 3 Знак"/>
    <w:basedOn w:val="a0"/>
    <w:link w:val="3"/>
    <w:uiPriority w:val="9"/>
    <w:rsid w:val="001079A8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1079A8"/>
    <w:rPr>
      <w:rFonts w:asciiTheme="majorHAnsi" w:cstheme="majorBidi" w:eastAsiaTheme="majorEastAsia" w:hAnsiTheme="majorHAnsi"/>
      <w:i w:val="1"/>
      <w:iCs w:val="1"/>
      <w:color w:val="2f5496" w:themeColor="accent1" w:themeShade="0000BF"/>
      <w:sz w:val="24"/>
    </w:rPr>
  </w:style>
  <w:style w:type="paragraph" w:styleId="aa">
    <w:name w:val="footnote text"/>
    <w:basedOn w:val="a"/>
    <w:link w:val="ab"/>
    <w:uiPriority w:val="99"/>
    <w:semiHidden w:val="1"/>
    <w:unhideWhenUsed w:val="1"/>
    <w:rsid w:val="00856320"/>
    <w:pPr>
      <w:spacing w:after="0" w:line="240" w:lineRule="auto"/>
    </w:pPr>
    <w:rPr>
      <w:sz w:val="20"/>
      <w:szCs w:val="20"/>
    </w:rPr>
  </w:style>
  <w:style w:type="character" w:styleId="ab" w:customStyle="1">
    <w:name w:val="Текст сноски Знак"/>
    <w:basedOn w:val="a0"/>
    <w:link w:val="aa"/>
    <w:uiPriority w:val="99"/>
    <w:semiHidden w:val="1"/>
    <w:rsid w:val="00856320"/>
    <w:rPr>
      <w:rFonts w:ascii="Times New Roman" w:hAnsi="Times New Roman"/>
      <w:sz w:val="20"/>
      <w:szCs w:val="20"/>
    </w:rPr>
  </w:style>
  <w:style w:type="character" w:styleId="ac">
    <w:name w:val="footnote reference"/>
    <w:basedOn w:val="a0"/>
    <w:uiPriority w:val="99"/>
    <w:semiHidden w:val="1"/>
    <w:unhideWhenUsed w:val="1"/>
    <w:rsid w:val="00856320"/>
    <w:rPr>
      <w:vertAlign w:val="superscript"/>
    </w:rPr>
  </w:style>
  <w:style w:type="character" w:styleId="50" w:customStyle="1">
    <w:name w:val="Заголовок 5 Знак"/>
    <w:basedOn w:val="a0"/>
    <w:link w:val="5"/>
    <w:uiPriority w:val="9"/>
    <w:rsid w:val="00C50F77"/>
    <w:rPr>
      <w:rFonts w:asciiTheme="majorHAnsi" w:cstheme="majorBidi" w:eastAsiaTheme="majorEastAsia" w:hAnsiTheme="majorHAnsi"/>
      <w:color w:val="2f5496" w:themeColor="accent1" w:themeShade="0000BF"/>
      <w:sz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header" Target="header1.xml"/><Relationship Id="rId10" Type="http://schemas.openxmlformats.org/officeDocument/2006/relationships/hyperlink" Target="https://sanskrit.jnu.ac.in/elearning/samasa.html?fbclid" TargetMode="External"/><Relationship Id="rId9" Type="http://schemas.microsoft.com/office/2011/relationships/commentsExtended" Target="commentsExtended.xml"/><Relationship Id="rId5" Type="http://schemas.openxmlformats.org/officeDocument/2006/relationships/footnotes" Target="footnotes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R4GQH7CYBuAdN5grsfju5uYCEQ==">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2026-03-25T18:23:00Z</dcterms:created>
  <dc:creator>Edgar Leitan</dc:creator>
</cp:coreProperties>
</file>